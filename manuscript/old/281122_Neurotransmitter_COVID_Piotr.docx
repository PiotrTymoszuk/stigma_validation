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comments.xml" ContentType="application/vnd.openxmlformats-officedocument.wordprocessingml.comment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44" w:after="144"/>
        <w:rPr>
          <w:lang w:val="en-US"/>
        </w:rPr>
      </w:pPr>
      <w:r>
        <w:rPr>
          <w:lang w:val="en-US"/>
        </w:rPr>
        <w:t>Persisting somatic symptoms following COVID-19 as well as mental health status are associated with changes in neurotransmitter precursor amino acid levels – a psychoneuroimmunological study</w:t>
      </w:r>
    </w:p>
    <w:p>
      <w:pPr>
        <w:pStyle w:val="TextBody"/>
        <w:rPr>
          <w:lang w:val="en-US"/>
        </w:rPr>
      </w:pPr>
      <w:r>
        <w:rPr>
          <w:lang w:val="en-US"/>
        </w:rPr>
        <w:t>Sophia Vedova</w:t>
      </w:r>
      <w:r>
        <w:rPr>
          <w:vertAlign w:val="superscript"/>
          <w:lang w:val="en-US"/>
        </w:rPr>
        <w:t>1</w:t>
      </w:r>
      <w:r>
        <w:rPr>
          <w:lang w:val="en-US"/>
        </w:rPr>
        <w:t>, Philipp Nelles</w:t>
      </w:r>
      <w:r>
        <w:rPr>
          <w:vertAlign w:val="superscript"/>
          <w:lang w:val="en-US"/>
        </w:rPr>
        <w:t>1</w:t>
      </w:r>
      <w:r>
        <w:rPr>
          <w:lang w:val="en-US"/>
        </w:rPr>
        <w:t>, Matyas Galffy</w:t>
      </w:r>
      <w:r>
        <w:rPr>
          <w:vertAlign w:val="superscript"/>
          <w:lang w:val="en-US"/>
        </w:rPr>
        <w:t>1</w:t>
      </w:r>
      <w:r>
        <w:rPr>
          <w:lang w:val="en-US"/>
        </w:rPr>
        <w:t>, Jonas Egeter</w:t>
      </w:r>
      <w:r>
        <w:rPr>
          <w:vertAlign w:val="superscript"/>
          <w:lang w:val="en-US"/>
        </w:rPr>
        <w:t>1</w:t>
      </w:r>
      <w:r>
        <w:rPr>
          <w:lang w:val="en-US"/>
        </w:rPr>
        <w:t>, Tobias Bruckner</w:t>
      </w:r>
      <w:r>
        <w:rPr>
          <w:vertAlign w:val="superscript"/>
          <w:lang w:val="en-US"/>
        </w:rPr>
        <w:t>1</w:t>
      </w:r>
      <w:r>
        <w:rPr>
          <w:lang w:val="en-US"/>
        </w:rPr>
        <w:t>, Eberhard Deisenhammer</w:t>
      </w:r>
      <w:r>
        <w:rPr>
          <w:vertAlign w:val="superscript"/>
          <w:lang w:val="en-US"/>
        </w:rPr>
        <w:t>1,2</w:t>
      </w:r>
      <w:r>
        <w:rPr>
          <w:lang w:val="en-US"/>
        </w:rPr>
        <w:t xml:space="preserve">, Johannes Giesinger, Jens Lehmann </w:t>
      </w:r>
      <w:r>
        <w:rPr>
          <w:vertAlign w:val="superscript"/>
          <w:lang w:val="en-US"/>
        </w:rPr>
        <w:t>2</w:t>
      </w:r>
      <w:r>
        <w:rPr>
          <w:lang w:val="en-US"/>
        </w:rPr>
        <w:t>, Anna Kirchmayr, Maria Oberhammer</w:t>
      </w:r>
      <w:r>
        <w:rPr>
          <w:vertAlign w:val="superscript"/>
          <w:lang w:val="en-US"/>
        </w:rPr>
        <w:t>2</w:t>
      </w:r>
      <w:r>
        <w:rPr>
          <w:lang w:val="en-US"/>
        </w:rPr>
        <w:t>, Joachim Rockenschaub</w:t>
      </w:r>
      <w:r>
        <w:rPr>
          <w:vertAlign w:val="superscript"/>
          <w:lang w:val="en-US"/>
        </w:rPr>
        <w:t>1</w:t>
      </w:r>
      <w:r>
        <w:rPr>
          <w:lang w:val="en-US"/>
        </w:rPr>
        <w:t xml:space="preserve">, Magdalena Sacher, </w:t>
      </w:r>
      <w:commentRangeStart w:id="0"/>
      <w:r>
        <w:rPr>
          <w:lang w:val="en-US"/>
        </w:rPr>
        <w:t>Piotr Tymoszuk</w:t>
      </w:r>
      <w:r>
        <w:rPr>
          <w:lang w:val="en-US"/>
        </w:rPr>
      </w:r>
      <w:commentRangeEnd w:id="0"/>
      <w:r>
        <w:commentReference w:id="0"/>
      </w:r>
      <w:r>
        <w:rPr/>
        <w:commentReference w:id="1"/>
      </w:r>
      <w:r>
        <w:rPr>
          <w:lang w:val="en-US"/>
        </w:rPr>
        <w:t>, Bernhard Holzner, Johanna Gostner, Barbara Sperner-Unterweger</w:t>
      </w:r>
      <w:r>
        <w:rPr>
          <w:vertAlign w:val="superscript"/>
          <w:lang w:val="en-US"/>
        </w:rPr>
        <w:t>1</w:t>
      </w:r>
      <w:r>
        <w:rPr>
          <w:lang w:val="en-US"/>
        </w:rPr>
        <w:t>, Katharina Hüfner</w:t>
      </w:r>
      <w:r>
        <w:rPr>
          <w:vertAlign w:val="superscript"/>
          <w:lang w:val="en-US"/>
        </w:rPr>
        <w:t>1</w:t>
      </w:r>
    </w:p>
    <w:p>
      <w:pPr>
        <w:pStyle w:val="TextBody"/>
        <w:rPr>
          <w:lang w:val="en-US"/>
        </w:rPr>
      </w:pPr>
      <w:r>
        <w:rPr>
          <w:vertAlign w:val="superscript"/>
          <w:lang w:val="en-US"/>
        </w:rPr>
        <w:t>1</w:t>
      </w:r>
      <w:r>
        <w:rPr>
          <w:lang w:val="en-US"/>
        </w:rPr>
        <w:t>University Hospital of Psychiatry II, Department of Psychiatry, Psychotherapy and Psychosomatics, Innsbruck Medical University, Innsbruck, Austria.</w:t>
      </w:r>
    </w:p>
    <w:p>
      <w:pPr>
        <w:pStyle w:val="TextBody"/>
        <w:rPr>
          <w:lang w:val="en-US"/>
        </w:rPr>
      </w:pPr>
      <w:r>
        <w:rPr>
          <w:vertAlign w:val="superscript"/>
          <w:lang w:val="en-US"/>
        </w:rPr>
        <w:t>2</w:t>
      </w:r>
      <w:r>
        <w:rPr>
          <w:lang w:val="en-US"/>
        </w:rPr>
        <w:t>University Hospital of Psychiatry II, Department of Psychiatry, Psychotherapy and Psychosomatics and Medical Psychology, Innsbruck Medical University, Innsbruck, Austria.</w:t>
      </w:r>
    </w:p>
    <w:p>
      <w:pPr>
        <w:pStyle w:val="TextBody"/>
        <w:rPr>
          <w:lang w:val="en-US"/>
        </w:rPr>
      </w:pPr>
      <w:r>
        <w:rPr>
          <w:lang w:val="en-US"/>
        </w:rPr>
      </w:r>
    </w:p>
    <w:p>
      <w:pPr>
        <w:pStyle w:val="TextBody"/>
        <w:spacing w:lineRule="auto" w:line="240" w:before="0" w:after="0"/>
        <w:rPr>
          <w:lang w:val="en-US"/>
        </w:rPr>
      </w:pPr>
      <w:r>
        <w:rPr>
          <w:lang w:val="en-US"/>
        </w:rPr>
        <w:t>Corresponding author:</w:t>
      </w:r>
    </w:p>
    <w:p>
      <w:pPr>
        <w:pStyle w:val="TextBody"/>
        <w:spacing w:lineRule="auto" w:line="240" w:before="0" w:after="0"/>
        <w:rPr>
          <w:lang w:val="en-US"/>
        </w:rPr>
      </w:pPr>
      <w:r>
        <w:rPr>
          <w:lang w:val="en-US"/>
        </w:rPr>
        <w:t>Katharina Hüfner</w:t>
      </w:r>
    </w:p>
    <w:p>
      <w:pPr>
        <w:pStyle w:val="TextBody"/>
        <w:spacing w:lineRule="auto" w:line="240" w:before="0" w:after="0"/>
        <w:rPr>
          <w:lang w:val="en-US"/>
        </w:rPr>
      </w:pPr>
      <w:r>
        <w:rPr>
          <w:lang w:val="en-US"/>
        </w:rPr>
        <w:t>University Hospital of Psychiatry II, Department of Psychiatry, Psychotherapy, Psychosomatics and Medical Psychology</w:t>
      </w:r>
    </w:p>
    <w:p>
      <w:pPr>
        <w:pStyle w:val="TextBody"/>
        <w:spacing w:lineRule="auto" w:line="240" w:before="0" w:after="0"/>
        <w:rPr>
          <w:lang w:val="de-AT"/>
        </w:rPr>
      </w:pPr>
      <w:r>
        <w:rPr/>
        <w:t>Anichstrasse 35</w:t>
      </w:r>
    </w:p>
    <w:p>
      <w:pPr>
        <w:pStyle w:val="TextBody"/>
        <w:spacing w:lineRule="auto" w:line="240" w:before="0" w:after="0"/>
        <w:rPr>
          <w:lang w:val="de-AT"/>
        </w:rPr>
      </w:pPr>
      <w:r>
        <w:rPr/>
        <w:t>6020 Innsbruck</w:t>
      </w:r>
    </w:p>
    <w:p>
      <w:pPr>
        <w:pStyle w:val="TextBody"/>
        <w:spacing w:lineRule="auto" w:line="240" w:before="0" w:after="0"/>
        <w:rPr>
          <w:lang w:val="de-AT"/>
        </w:rPr>
      </w:pPr>
      <w:r>
        <w:rPr/>
        <w:t>Austria</w:t>
      </w:r>
    </w:p>
    <w:p>
      <w:pPr>
        <w:pStyle w:val="TextBody"/>
        <w:spacing w:lineRule="auto" w:line="240" w:before="0" w:after="0"/>
        <w:rPr>
          <w:lang w:val="de-AT"/>
        </w:rPr>
      </w:pPr>
      <w:hyperlink r:id="rId2">
        <w:r>
          <w:rPr>
            <w:rStyle w:val="InternetLink"/>
          </w:rPr>
          <w:t>Katharina.huefner@tirol-kliniken.at</w:t>
        </w:r>
      </w:hyperlink>
    </w:p>
    <w:p>
      <w:pPr>
        <w:pStyle w:val="TextBody"/>
        <w:spacing w:lineRule="auto" w:line="240" w:before="0" w:after="0"/>
        <w:rPr>
          <w:lang w:val="de-AT"/>
        </w:rPr>
      </w:pPr>
      <w:r>
        <w:rPr>
          <w:lang w:val="de-AT"/>
        </w:rPr>
      </w:r>
    </w:p>
    <w:p>
      <w:pPr>
        <w:pStyle w:val="TextBody"/>
        <w:spacing w:lineRule="auto" w:line="240" w:before="0" w:after="0"/>
        <w:rPr>
          <w:lang w:val="en-US"/>
        </w:rPr>
      </w:pPr>
      <w:r>
        <w:rPr>
          <w:lang w:val="en-US"/>
        </w:rPr>
        <w:t>Running title: Neurotransmitter precursor amino acids in post COVID condition</w:t>
      </w:r>
    </w:p>
    <w:p>
      <w:pPr>
        <w:pStyle w:val="TextBody"/>
        <w:spacing w:lineRule="auto" w:line="240" w:before="0" w:after="0"/>
        <w:rPr>
          <w:lang w:val="en-US"/>
        </w:rPr>
      </w:pPr>
      <w:r>
        <w:rPr>
          <w:lang w:val="en-US"/>
        </w:rPr>
        <w:t>Keywords: neurotransmitter precursor amino acids, post COVID condition, kynurenine, tryptophan</w:t>
      </w:r>
    </w:p>
    <w:p>
      <w:pPr>
        <w:pStyle w:val="TextBody"/>
        <w:spacing w:lineRule="auto" w:line="240" w:before="0" w:after="0"/>
        <w:rPr>
          <w:lang w:val="en-US"/>
        </w:rPr>
      </w:pPr>
      <w:r>
        <w:rPr>
          <w:lang w:val="en-US"/>
        </w:rPr>
      </w:r>
    </w:p>
    <w:p>
      <w:pPr>
        <w:pStyle w:val="TextBody"/>
        <w:spacing w:lineRule="auto" w:line="240" w:before="0" w:after="0"/>
        <w:rPr>
          <w:lang w:val="en-US"/>
        </w:rPr>
      </w:pPr>
      <w:r>
        <w:rPr>
          <w:lang w:val="en-US"/>
        </w:rPr>
        <w:t>Words in Abstract</w:t>
      </w:r>
    </w:p>
    <w:p>
      <w:pPr>
        <w:pStyle w:val="TextBody"/>
        <w:spacing w:lineRule="auto" w:line="240" w:before="0" w:after="0"/>
        <w:rPr>
          <w:lang w:val="en-US"/>
        </w:rPr>
      </w:pPr>
      <w:r>
        <w:rPr>
          <w:lang w:val="en-US"/>
        </w:rPr>
        <w:t>Words in Text</w:t>
      </w:r>
    </w:p>
    <w:p>
      <w:pPr>
        <w:pStyle w:val="TextBody"/>
        <w:spacing w:lineRule="auto" w:line="240" w:before="0" w:after="0"/>
        <w:rPr>
          <w:lang w:val="en-US"/>
        </w:rPr>
      </w:pPr>
      <w:r>
        <w:rPr>
          <w:lang w:val="en-US"/>
        </w:rPr>
        <w:t>Tables:</w:t>
      </w:r>
    </w:p>
    <w:p>
      <w:pPr>
        <w:pStyle w:val="TextBody"/>
        <w:rPr>
          <w:lang w:val="en-US"/>
        </w:rPr>
      </w:pPr>
      <w:r>
        <w:rPr>
          <w:lang w:val="en-US"/>
        </w:rPr>
        <w:t>Figures:</w:t>
      </w:r>
      <w:r>
        <w:br w:type="page"/>
      </w:r>
    </w:p>
    <w:p>
      <w:pPr>
        <w:pStyle w:val="Heading1"/>
        <w:rPr>
          <w:lang w:val="en-US"/>
        </w:rPr>
      </w:pPr>
      <w:r>
        <w:rPr>
          <w:lang w:val="en-US"/>
        </w:rPr>
        <w:t>Abstract</w:t>
      </w:r>
    </w:p>
    <w:p>
      <w:pPr>
        <w:pStyle w:val="TextBody"/>
        <w:rPr>
          <w:lang w:val="en-US"/>
        </w:rPr>
      </w:pPr>
      <w:r>
        <w:rPr>
          <w:b/>
          <w:lang w:val="en-US"/>
        </w:rPr>
        <w:t>Background:</w:t>
      </w:r>
      <w:r>
        <w:rPr>
          <w:lang w:val="en-US"/>
        </w:rPr>
        <w:t xml:space="preserve"> Post-COVID-19 condition, i.e. persisting symptoms following an acute SARS-CoV-2 infection emerges as a global health challenge but mechanisms underlying the persistence of somatic symptoms and mental health impairment in post COVID condition are still largely unknown.</w:t>
      </w:r>
    </w:p>
    <w:p>
      <w:pPr>
        <w:pStyle w:val="TextBody"/>
        <w:rPr>
          <w:lang w:val="en-US"/>
        </w:rPr>
      </w:pPr>
      <w:r>
        <w:rPr>
          <w:b/>
          <w:lang w:val="en-US"/>
        </w:rPr>
        <w:t>Methods:</w:t>
      </w:r>
      <w:r>
        <w:rPr>
          <w:lang w:val="en-US"/>
        </w:rPr>
        <w:t xml:space="preserve"> 215 individuals without SARS-CoV-2 vaccination and without active infection or immunological disorder were enrolled</w:t>
      </w:r>
      <w:r>
        <w:rPr>
          <w:lang w:val="en-GB"/>
        </w:rPr>
        <w:t xml:space="preserve"> in this cross-sectional assessment in Tyrol, Austria.</w:t>
      </w:r>
      <w:r>
        <w:rPr>
          <w:lang w:val="en-US"/>
        </w:rPr>
        <w:t xml:space="preserve"> Of these, 89 were screened positive for symptoms of anxiety and/or depression (Hospital Anxiety Depression Scale), 72 had a PCR-confirmed SARS-CoV-2 infection and 29 suffered from persisting somatic symptoms following COVID-19. Laboratory analyses included </w:t>
      </w:r>
      <w:del w:id="0" w:author="Unknown Author" w:date="2022-12-02T22:49:57Z">
        <w:r>
          <w:rPr>
            <w:lang w:val="en-US"/>
          </w:rPr>
          <w:delText>routine bloods</w:delText>
        </w:r>
      </w:del>
      <w:ins w:id="1" w:author="Unknown Author" w:date="2022-12-02T22:49:57Z">
        <w:r>
          <w:rPr>
            <w:lang w:val="en-US"/>
          </w:rPr>
          <w:t>complete b</w:t>
        </w:r>
      </w:ins>
      <w:ins w:id="2" w:author="Unknown Author" w:date="2022-12-02T22:50:00Z">
        <w:r>
          <w:rPr>
            <w:lang w:val="en-US"/>
          </w:rPr>
          <w:t>lood counts</w:t>
        </w:r>
      </w:ins>
      <w:r>
        <w:rPr>
          <w:lang w:val="en-US"/>
        </w:rPr>
        <w:t xml:space="preserve">, SARS-CoV-2 antibodies, neopterin, nitrite and neurotransmitter precursor amino acids. ANCOVA with age and sex confounders was used for analysis. Proteomic and metabolomic data from a </w:t>
      </w:r>
      <w:del w:id="3" w:author="Unknown Author" w:date="2022-12-02T22:48:33Z">
        <w:r>
          <w:rPr>
            <w:lang w:val="en-US"/>
          </w:rPr>
          <w:delText>previous</w:delText>
        </w:r>
      </w:del>
      <w:r>
        <w:rPr>
          <w:lang w:val="en-US"/>
        </w:rPr>
        <w:t xml:space="preserve"> published </w:t>
      </w:r>
      <w:ins w:id="4" w:author="Unknown Author" w:date="2022-12-02T22:48:48Z">
        <w:r>
          <w:rPr>
            <w:lang w:val="en-US"/>
          </w:rPr>
          <w:t xml:space="preserve">INCOV </w:t>
        </w:r>
      </w:ins>
      <w:r>
        <w:rPr>
          <w:lang w:val="en-US"/>
        </w:rPr>
        <w:t xml:space="preserve">dataset </w:t>
      </w:r>
      <w:del w:id="5" w:author="Unknown Author" w:date="2022-12-02T22:48:57Z">
        <w:r>
          <w:rPr>
            <w:lang w:val="en-US"/>
          </w:rPr>
          <w:delText>(Su et al. 2022)</w:delText>
        </w:r>
      </w:del>
      <w:r>
        <w:rPr>
          <w:lang w:val="en-US"/>
        </w:rPr>
        <w:t xml:space="preserve"> were used </w:t>
      </w:r>
      <w:del w:id="6" w:author="Unknown Author" w:date="2022-12-02T22:49:11Z">
        <w:r>
          <w:rPr>
            <w:lang w:val="en-US"/>
          </w:rPr>
          <w:delText>as a validation cohort for our findings</w:delText>
        </w:r>
      </w:del>
      <w:ins w:id="7" w:author="Unknown Author" w:date="2022-12-02T22:49:11Z">
        <w:r>
          <w:rPr>
            <w:lang w:val="en-US"/>
          </w:rPr>
          <w:t>in validation of our fndings</w:t>
        </w:r>
      </w:ins>
      <w:r>
        <w:rPr>
          <w:lang w:val="en-US"/>
        </w:rPr>
        <w:t xml:space="preserve">. </w:t>
      </w:r>
    </w:p>
    <w:p>
      <w:pPr>
        <w:pStyle w:val="TextBody"/>
        <w:rPr>
          <w:lang w:val="en-US"/>
        </w:rPr>
      </w:pPr>
      <w:r>
        <w:rPr>
          <w:b/>
          <w:bCs/>
          <w:lang w:val="en-GB"/>
          <w:rPrChange w:id="0" w:author="Unknown Author" w:date="2022-12-02T22:50:14Z"/>
        </w:rPr>
        <w:t>Results:</w:t>
      </w:r>
      <w:r>
        <w:rPr>
          <w:lang w:val="en-GB"/>
        </w:rPr>
        <w:t xml:space="preserve"> </w:t>
      </w:r>
      <w:commentRangeStart w:id="2"/>
      <w:r>
        <w:rPr>
          <w:lang w:val="en-US"/>
        </w:rPr>
        <w:t>Kynurenine</w:t>
      </w:r>
      <w:r>
        <w:rPr>
          <w:lang w:val="en-US"/>
        </w:rPr>
      </w:r>
      <w:commentRangeEnd w:id="2"/>
      <w:r>
        <w:commentReference w:id="2"/>
      </w:r>
      <w:r>
        <w:rPr/>
        <w:commentReference w:id="3"/>
      </w:r>
      <w:r>
        <w:rPr>
          <w:lang w:val="en-US"/>
        </w:rPr>
        <w:t xml:space="preserve">/tryptophan ratio </w:t>
      </w:r>
      <w:commentRangeStart w:id="4"/>
      <w:r>
        <w:rPr>
          <w:lang w:val="en-US"/>
        </w:rPr>
        <w:t xml:space="preserve">as a marker of the serotonin synthesis pathway </w:t>
      </w:r>
      <w:r>
        <w:rPr>
          <w:lang w:val="en-US"/>
        </w:rPr>
      </w:r>
      <w:commentRangeEnd w:id="4"/>
      <w:r>
        <w:commentReference w:id="4"/>
      </w:r>
      <w:r>
        <w:rPr>
          <w:lang w:val="en-US"/>
        </w:rPr>
        <w:t xml:space="preserve">was increased in individuals with persisting somatic symptom (p=0.002) and those with symptoms of anxiety and/or depression (p=0.005), with a positive interaction effect (p=0.017) indicating the highest values in individuals with a combination of persisting somatic symptoms and impaired mental health. Using an external validation cohort we confirm that mental health manifestations and neurological persistent symptoms of post-COVID-19 are associated with lowered systemic availability of </w:t>
      </w:r>
      <w:commentRangeStart w:id="5"/>
      <w:r>
        <w:rPr>
          <w:lang w:val="en-US"/>
        </w:rPr>
        <w:t>TRP and higher activity of the TRYCATS metabolic pathway</w:t>
      </w:r>
      <w:r>
        <w:rPr>
          <w:lang w:val="en-US"/>
        </w:rPr>
      </w:r>
      <w:commentRangeEnd w:id="5"/>
      <w:r>
        <w:commentReference w:id="5"/>
      </w:r>
      <w:r>
        <w:rPr>
          <w:lang w:val="en-US"/>
        </w:rPr>
        <w:t>.</w:t>
      </w:r>
    </w:p>
    <w:p>
      <w:pPr>
        <w:pStyle w:val="Normal"/>
        <w:spacing w:lineRule="auto" w:line="480" w:before="0" w:after="0"/>
        <w:rPr>
          <w:lang w:val="en-US"/>
        </w:rPr>
      </w:pPr>
      <w:r>
        <w:rPr>
          <w:b/>
          <w:bCs/>
          <w:lang w:val="en-US"/>
        </w:rPr>
        <w:t>Conclusion:</w:t>
      </w:r>
      <w:r>
        <w:rPr>
          <w:lang w:val="en-US"/>
        </w:rPr>
        <w:t xml:space="preserve"> We demonstrate that persistent somatic symptoms of COVID-19 may lead to alterations in the serotonin pathway and hence contribute to mental health deterioration and possibly persistent somatic symtpoms described for post-COVID-19 condition via psychoneuroimmunological mechanisms. </w:t>
      </w:r>
    </w:p>
    <w:p>
      <w:pPr>
        <w:pStyle w:val="Normal"/>
        <w:rPr>
          <w:lang w:val="en-GB"/>
        </w:rPr>
      </w:pPr>
      <w:r>
        <w:rPr>
          <w:lang w:val="en-GB"/>
        </w:rPr>
      </w:r>
      <w:r>
        <w:br w:type="page"/>
      </w:r>
    </w:p>
    <w:p>
      <w:pPr>
        <w:pStyle w:val="Heading1"/>
        <w:rPr>
          <w:lang w:val="en-US"/>
        </w:rPr>
      </w:pPr>
      <w:r>
        <w:rPr>
          <w:lang w:val="en-US"/>
        </w:rPr>
        <w:t>Introduction</w:t>
      </w:r>
    </w:p>
    <w:p>
      <w:pPr>
        <w:pStyle w:val="TextBody"/>
        <w:rPr>
          <w:lang w:val="en-US"/>
        </w:rPr>
      </w:pPr>
      <w:r>
        <w:rPr>
          <w:lang w:val="en-US"/>
        </w:rPr>
        <w:t>During acute COVID-19, the SARS-CoV-2 virus has been shown to trigger systemic immune response accompanied by a specific „cytokine storm“, i.e. an excessive release of pro-inflammatory mediators</w:t>
      </w:r>
      <w:r>
        <w:rPr>
          <w:lang w:val="en-GB"/>
        </w:rPr>
        <w:t xml:space="preserve">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(Song et al., 2020)</w:t>
      </w:r>
      <w:r>
        <w:rPr>
          <w:lang w:val="en-GB"/>
        </w:rPr>
      </w:r>
      <w:r>
        <w:rPr>
          <w:lang w:val="en-GB"/>
        </w:rPr>
        <w:fldChar w:fldCharType="end"/>
      </w:r>
      <w:r>
        <w:rPr>
          <w:lang w:val="en-GB"/>
        </w:rPr>
        <w:t>.</w:t>
      </w:r>
      <w:r>
        <w:rPr>
          <w:lang w:val="en-US"/>
        </w:rPr>
        <w:t xml:space="preserve"> One consequence of this cytokine storm is increased permeability of the blood brain barrier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GB"/>
        </w:rPr>
        <w:t>(Najjar et al., 2020)</w:t>
      </w:r>
      <w:r>
        <w:rPr>
          <w:lang w:val="en-US"/>
        </w:rPr>
      </w:r>
      <w:r>
        <w:rPr>
          <w:lang w:val="en-US"/>
        </w:rPr>
        <w:fldChar w:fldCharType="end"/>
      </w:r>
      <w:r>
        <w:rPr>
          <w:lang w:val="en-GB"/>
        </w:rPr>
        <w:t xml:space="preserve">. </w:t>
      </w:r>
      <w:ins w:id="9" w:author="Unknown Author" w:date="2022-12-02T23:08:10Z">
        <w:r>
          <w:rPr>
            <w:lang w:val="en-GB"/>
          </w:rPr>
          <w:t>P</w:t>
        </w:r>
      </w:ins>
      <w:del w:id="10" w:author="Unknown Author" w:date="2022-12-02T23:08:09Z">
        <w:r>
          <w:rPr>
            <w:lang w:val="en-US"/>
          </w:rPr>
          <w:delText>Following the acute disease phase p</w:delText>
        </w:r>
      </w:del>
      <w:r>
        <w:rPr>
          <w:lang w:val="en-US"/>
        </w:rPr>
        <w:t>ersisting somatic symptoms</w:t>
      </w:r>
      <w:ins w:id="11" w:author="Unknown Author" w:date="2022-12-02T23:08:13Z">
        <w:r>
          <w:rPr>
            <w:lang w:val="en-US"/>
          </w:rPr>
          <w:t xml:space="preserve"> following COVID-19</w:t>
        </w:r>
      </w:ins>
      <w:ins w:id="12" w:author="Unknown Author" w:date="2022-12-02T23:09:11Z">
        <w:r>
          <w:rPr>
            <w:lang w:val="en-US"/>
          </w:rPr>
          <w:t xml:space="preserve"> subsumed under post COVID-19 condition</w:t>
        </w:r>
      </w:ins>
      <w:ins w:id="13" w:author="Unknown Author" w:date="2022-12-02T23:10:36Z">
        <w:r>
          <w:rPr>
            <w:lang w:val="en-US"/>
          </w:rPr>
          <w:t xml:space="preserve"> were reported to affect 10-70% individuals</w:t>
        </w:r>
      </w:ins>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ins w:id="14" w:author="Unknown Author" w:date="2022-12-02T23:11:17Z">
        <w:r>
          <w:rPr>
            <w:lang w:val="en-US"/>
          </w:rPr>
          <w:t>(Ballering et al., 2022; Nasserie et al., 2021)</w:t>
        </w:r>
      </w:ins>
      <w:r>
        <w:rPr>
          <w:lang w:val="en-US"/>
        </w:rPr>
      </w:r>
      <w:r>
        <w:rPr>
          <w:lang w:val="en-US"/>
        </w:rPr>
        <w:fldChar w:fldCharType="end"/>
      </w:r>
      <w:ins w:id="15" w:author="Unknown Author" w:date="2022-12-02T23:11:17Z">
        <w:r>
          <w:rPr>
            <w:lang w:val="en-US"/>
          </w:rPr>
          <w:t xml:space="preserve"> which poses a serious challenge for post-acute management of the pandemi</w:t>
        </w:r>
      </w:ins>
      <w:ins w:id="16" w:author="Unknown Author" w:date="2022-12-02T23:12:00Z">
        <w:r>
          <w:rPr>
            <w:lang w:val="en-US"/>
          </w:rPr>
          <w:t>c</w:t>
        </w:r>
      </w:ins>
      <w:del w:id="17" w:author="Unknown Author" w:date="2022-12-02T23:10:35Z">
        <w:r>
          <w:rPr>
            <w:lang w:val="en-US"/>
          </w:rPr>
          <w:delText xml:space="preserve"> </w:delText>
        </w:r>
      </w:del>
      <w:del w:id="18" w:author="Unknown Author" w:date="2022-12-02T23:09:40Z">
        <w:r>
          <w:rPr>
            <w:lang w:val="en-US"/>
          </w:rPr>
          <w:delText xml:space="preserve">(“PASC”, “long COVID”, “post COVID condition”) </w:delText>
        </w:r>
      </w:del>
      <w:del w:id="19" w:author="Unknown Author" w:date="2022-12-02T23:12:08Z">
        <w:r>
          <w:rPr>
            <w:lang w:val="en-US"/>
          </w:rPr>
          <w:delText xml:space="preserve">have evolved as major medical challenge </w:delText>
        </w:r>
      </w:del>
      <w:del w:id="20" w:author="Unknown Author" w:date="2022-12-02T23:07:24Z">
        <w:r>
          <w:rPr>
            <w:lang w:val="en-US"/>
          </w:rPr>
          <w:delText>in managing patients</w:delText>
        </w:r>
      </w:del>
      <w:del w:id="21" w:author="Unknown Author" w:date="2022-12-02T23:12:08Z">
        <w:r>
          <w:rPr>
            <w:lang w:val="en-US"/>
          </w:rPr>
          <w:delText xml:space="preserve">. Numbers of affected individuals have been estimated between 10-70% </w:delText>
        </w:r>
      </w:del>
      <w:r>
        <w:fldChar w:fldCharType="begin"/>
      </w:r>
      <w:r>
        <w:rPr>
          <w:lang w:val="en-US"/>
        </w:rPr>
        <w:instrText>( al., 2022; Nasserie et al., 2021) which makes post-COVID-19 condition a major challenge of post-acute management of the pandemic. Symptom loadNumb</w:instrText>
      </w:r>
      <w:r>
        <w:rPr>
          <w:lang w:val="en-US"/>
        </w:rPr>
      </w:r>
      <w:r>
        <w:fldChar w:fldCharType="begin"/>
      </w:r>
      <w:r>
        <w:rPr>
          <w:lang w:val="en-US"/>
        </w:rPr>
        <w:instrText>Ballering et</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ins w:id="22" w:author="Unknown Author" w:date="2022-12-02T23:12:31Z">
        <w:r>
          <w:rPr>
            <w:lang w:val="en-US"/>
          </w:rPr>
          <w:t>er</w:t>
        </w:r>
      </w:ins>
      <w:r>
        <w:rPr>
          <w:lang w:val="en-US"/>
        </w:rPr>
        <w:t xml:space="preserve"> of persistent symptoms following COVID-19 </w:t>
      </w:r>
      <w:ins w:id="23" w:author="Unknown Author" w:date="2022-12-02T23:12:38Z">
        <w:r>
          <w:rPr>
            <w:lang w:val="en-US"/>
          </w:rPr>
          <w:t xml:space="preserve">was shown to </w:t>
        </w:r>
      </w:ins>
      <w:r>
        <w:rPr>
          <w:lang w:val="en-GB"/>
        </w:rPr>
        <w:t>correlate</w:t>
      </w:r>
      <w:del w:id="24" w:author="Unknown Author" w:date="2022-12-02T23:12:44Z">
        <w:r>
          <w:rPr>
            <w:lang w:val="en-GB"/>
          </w:rPr>
          <w:delText>s</w:delText>
        </w:r>
      </w:del>
      <w:r>
        <w:rPr>
          <w:lang w:val="en-GB"/>
        </w:rPr>
        <w:t xml:space="preserve"> with the belief of having been infected but not with the measured antibody titres  </w:t>
      </w:r>
      <w:r>
        <w:fldChar w:fldCharType="begin"/>
      </w:r>
      <w:r>
        <w:rPr>
          <w:lang w:val="en-GB"/>
        </w:rPr>
        <w:instrText>ADDIN EN.CITE &lt;EndNote&gt;&lt;Cite&gt;&lt;Author&gt;Matta&lt;/Author&gt;&lt;Year&gt;2022&lt;/Year&gt;&lt;RecNum&gt;69&lt;/RecNum&gt;&lt;DisplayText&gt;(Matta et al., 2022)&lt;/DisplayText&gt;&lt;record&gt;&lt;rec-number&gt;69&lt;/rec-number&gt;&lt;foreign-keys&gt;&lt;key app="EN" db-id="9tt09s2ss9vtrhedz5b55dtx0005ssfv2rwp" timestamp="1665398281"&gt;69&lt;/key&gt;&lt;/foreign-keys&gt;&lt;ref-type name="Journal Article"&gt;17&lt;/ref-type&gt;&lt;contributors&gt;&lt;authors&gt;&lt;author&gt;Matta, Joane&lt;/author&gt;&lt;author&gt;Wiernik, Emmanuel&lt;/author&gt;&lt;author&gt;Robineau, Olivier&lt;/author&gt;&lt;author&gt;Carrat, Fabrice&lt;/author&gt;&lt;author&gt;Touvier, Mathilde&lt;/author&gt;&lt;author&gt;Severi, Gianluca&lt;/author&gt;&lt;author&gt;de Lamballerie, Xavier&lt;/author&gt;&lt;author&gt;Blanché, Hélène&lt;/author&gt;&lt;author&gt;Deleuze, Jean-François&lt;/author&gt;&lt;author&gt;Gouraud, Clément&lt;/author&gt;&lt;author&gt;Hoertel, Nicolas&lt;/author&gt;&lt;author&gt;Ranque, Brigitte&lt;/author&gt;&lt;author&gt;Goldberg, Marcel&lt;/author&gt;&lt;author&gt;Zins, Marie&lt;/author&gt;&lt;author&gt;Lemogne, Cédric&lt;/author&gt;&lt;author&gt;Santé, Pratiques, Relations et Inégalités Sociales en Population Générale Pendant la Crise COVID-19–Sérologie Study Group&lt;/author&gt;&lt;/authors&gt;&lt;/contributors&gt;&lt;titles&gt;&lt;title&gt;Association of Self-reported COVID-19 Infection and SARS-CoV-2 Serology Test Results With Persistent Physical Symptoms Among French Adults During the COVID-19 Pandemic&lt;/title&gt;&lt;secondary-title&gt;JAMA Internal Medicine&lt;/secondary-title&gt;&lt;/titles&gt;&lt;periodical&gt;&lt;full-title&gt;JAMA Internal Medicine&lt;/full-title&gt;&lt;/periodical&gt;&lt;pages&gt;19-25&lt;/pages&gt;&lt;volume&gt;182&lt;/volume&gt;&lt;number&gt;1&lt;/number&gt;&lt;dates&gt;&lt;year&gt;2022&lt;/year&gt;&lt;/dates&gt;&lt;isbn&gt;2168-6106&lt;/isbn&gt;&lt;urls&gt;&lt;related-urls&gt;&lt;url&gt;https://doi.org/10.1001/jamainternmed.2021.6454&lt;/url&gt;&lt;/related-urls&gt;&lt;/urls&gt;&lt;electronic-resource-num&gt;10.1001/jamainternmed.2021.6454&lt;/electronic-resource-num&gt;&lt;access-date&gt;10/10/2022&lt;/access-date&gt;&lt;/record&gt;&lt;/Cite&gt;&lt;/EndNote&gt;</w:instrText>
      </w:r>
      <w:r>
        <w:rPr>
          <w:lang w:val="en-GB"/>
        </w:rPr>
      </w:r>
      <w:r>
        <w:rPr>
          <w:lang w:val="en-GB"/>
        </w:rPr>
        <w:fldChar w:fldCharType="separate"/>
      </w:r>
      <w:r>
        <w:rPr>
          <w:lang w:val="en-GB"/>
        </w:rPr>
        <w:t>(Matta et al., 2022)</w:t>
      </w:r>
      <w:r>
        <w:rPr>
          <w:lang w:val="en-GB"/>
        </w:rPr>
      </w:r>
      <w:r>
        <w:rPr>
          <w:lang w:val="en-GB"/>
        </w:rPr>
        <w:fldChar w:fldCharType="end"/>
      </w:r>
      <w:r>
        <w:rPr>
          <w:lang w:val="en-GB"/>
        </w:rPr>
        <w:t xml:space="preserve"> </w:t>
      </w:r>
      <w:ins w:id="25" w:author="Unknown Author" w:date="2022-12-02T23:14:56Z">
        <w:r>
          <w:rPr>
            <w:lang w:val="en-GB"/>
          </w:rPr>
          <w:t xml:space="preserve">. In addition, long.term symptom persistence </w:t>
        </w:r>
      </w:ins>
      <w:del w:id="26" w:author="Unknown Author" w:date="2022-12-02T23:14:55Z">
        <w:r>
          <w:rPr>
            <w:lang w:val="en-GB"/>
          </w:rPr>
          <w:delText xml:space="preserve">and </w:delText>
        </w:r>
      </w:del>
      <w:r>
        <w:rPr>
          <w:lang w:val="en-GB"/>
        </w:rPr>
        <w:t xml:space="preserve">shows only weak </w:t>
      </w:r>
      <w:r>
        <w:rPr>
          <w:lang w:val="en-US"/>
        </w:rPr>
        <w:t xml:space="preserve">association with inflammatory markers, impaired lung function, lung lesions or cardiac deficits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(Sonnweber et al., 2022)</w:t>
      </w:r>
      <w:r>
        <w:rPr>
          <w:lang w:val="en-US"/>
        </w:rPr>
      </w:r>
      <w:r>
        <w:rPr>
          <w:lang w:val="en-US"/>
        </w:rPr>
        <w:fldChar w:fldCharType="end"/>
      </w:r>
      <w:r>
        <w:rPr>
          <w:lang w:val="en-US"/>
        </w:rPr>
        <w:t xml:space="preserve"> </w:t>
      </w:r>
      <w:r>
        <w:rPr>
          <w:highlight w:val="yellow"/>
          <w:lang w:val="en-US"/>
        </w:rPr>
        <w:t>(Sahanic accepted 2022).</w:t>
      </w:r>
      <w:r>
        <w:rPr>
          <w:lang w:val="en-US"/>
        </w:rPr>
        <w:t xml:space="preserve"> </w:t>
      </w:r>
      <w:ins w:id="27" w:author="Unknown Author" w:date="2022-12-02T23:17:18Z">
        <w:r>
          <w:rPr>
            <w:lang w:val="en-US"/>
          </w:rPr>
          <w:t>Instead</w:t>
        </w:r>
      </w:ins>
      <w:ins w:id="28" w:author="Unknown Author" w:date="2022-12-02T23:16:20Z">
        <w:r>
          <w:rPr>
            <w:lang w:val="en-US"/>
          </w:rPr>
          <w:t xml:space="preserve">, as demonstrated by us recently, the presence of persistent symptoms was linked to elevated levels </w:t>
        </w:r>
      </w:ins>
      <w:del w:id="29" w:author="Unknown Author" w:date="2022-12-02T23:17:59Z">
        <w:r>
          <w:rPr>
            <w:lang w:val="en-US"/>
          </w:rPr>
          <w:delText xml:space="preserve">Rather there is an association with </w:delText>
        </w:r>
      </w:del>
      <w:del w:id="30" w:author="Unknown Author" w:date="2022-12-02T23:17:59Z">
        <w:r>
          <w:rPr>
            <w:lang w:val="en-GB"/>
          </w:rPr>
          <w:delText>measurements</w:delText>
        </w:r>
      </w:del>
      <w:r>
        <w:rPr>
          <w:lang w:val="en-GB"/>
        </w:rPr>
        <w:t xml:space="preserve"> of health concern and mental stress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2022; Staudt et al., 2022)</w:t>
      </w:r>
      <w:r>
        <w:rPr>
          <w:lang w:val="en-GB"/>
        </w:rPr>
      </w:r>
      <w:r>
        <w:rPr>
          <w:lang w:val="en-GB"/>
        </w:rPr>
        <w:fldChar w:fldCharType="end"/>
      </w:r>
      <w:r>
        <w:rPr>
          <w:lang w:val="en-GB"/>
        </w:rPr>
        <w:t xml:space="preserve">. </w:t>
      </w:r>
      <w:r>
        <w:rPr>
          <w:lang w:val="en-US"/>
        </w:rPr>
        <w:t xml:space="preserve">Anxiety and depressive symptoms </w:t>
      </w:r>
      <w:ins w:id="31" w:author="Unknown Author" w:date="2022-12-02T23:19:23Z">
        <w:r>
          <w:rPr>
            <w:lang w:val="en-US"/>
          </w:rPr>
          <w:t xml:space="preserve">were found to be significantly more frequent in COVID-19 survivors than in the non-infected population </w:t>
        </w:r>
      </w:ins>
      <w:del w:id="32" w:author="Unknown Author" w:date="2022-12-02T23:20:09Z">
        <w:r>
          <w:rPr>
            <w:lang w:val="en-US"/>
          </w:rPr>
          <w:delText>are very prevalent and are increased in survivors of COVID-19</w:delText>
        </w:r>
      </w:del>
      <w:r>
        <w:rPr>
          <w:lang w:val="en-US"/>
        </w:rPr>
        <w:t xml:space="preserv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(Al-Aly et al., 2021; Huang et al., 2021; Nasserie et al., 2021; Taquet et al., 2021)</w:t>
      </w:r>
      <w:r>
        <w:rPr>
          <w:lang w:val="en-US"/>
        </w:rPr>
      </w:r>
      <w:r>
        <w:rPr>
          <w:lang w:val="en-US"/>
        </w:rPr>
        <w:fldChar w:fldCharType="end"/>
      </w:r>
      <w:r>
        <w:rPr>
          <w:lang w:val="en-US"/>
        </w:rPr>
        <w:t xml:space="preserve"> and related to mental stress </w:t>
      </w:r>
      <w:del w:id="33" w:author="Unknown Author" w:date="2022-12-02T23:20:21Z">
        <w:r>
          <w:rPr>
            <w:lang w:val="en-US"/>
          </w:rPr>
          <w:delText>in individuals following COVID-19</w:delText>
        </w:r>
      </w:del>
      <w:ins w:id="34" w:author="Unknown Author" w:date="2022-12-02T23:20:21Z">
        <w:r>
          <w:rPr>
            <w:lang w:val="en-US"/>
          </w:rPr>
          <w:t>in COVID-19 convalescents</w:t>
        </w:r>
      </w:ins>
      <w:r>
        <w:rPr>
          <w:lang w:val="en-US"/>
        </w:rPr>
        <w:t xml:space="preserv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2022a)</w:t>
      </w:r>
      <w:r>
        <w:rPr>
          <w:lang w:val="en-US"/>
        </w:rPr>
      </w:r>
      <w:r>
        <w:rPr>
          <w:lang w:val="en-US"/>
        </w:rPr>
        <w:fldChar w:fldCharType="end"/>
      </w:r>
      <w:r>
        <w:rPr>
          <w:lang w:val="en-US"/>
        </w:rPr>
        <w:t>.</w:t>
      </w:r>
    </w:p>
    <w:p>
      <w:pPr>
        <w:pStyle w:val="TextBody"/>
        <w:rPr>
          <w:lang w:val="en-GB"/>
        </w:rPr>
      </w:pPr>
      <w:r>
        <w:rPr>
          <w:lang w:val="en-GB"/>
        </w:rPr>
      </w:r>
    </w:p>
    <w:p>
      <w:pPr>
        <w:pStyle w:val="Normal"/>
        <w:spacing w:lineRule="auto" w:line="480" w:before="0" w:after="0"/>
        <w:rPr>
          <w:lang w:val="en-GB"/>
        </w:rPr>
      </w:pPr>
      <w:r>
        <w:rPr>
          <w:lang w:val="en-GB"/>
        </w:rPr>
        <w:t xml:space="preserve">Persisting somatic symptoms (conceptualized as “somatization” in earlier days and as somatic symptom disorder in ICD-11) </w:t>
      </w:r>
      <w:del w:id="35" w:author="Unknown Author" w:date="2022-12-02T23:39:07Z">
        <w:r>
          <w:rPr>
            <w:lang w:val="en-GB"/>
          </w:rPr>
          <w:delText>have been</w:delText>
        </w:r>
      </w:del>
      <w:ins w:id="36" w:author="Unknown Author" w:date="2022-12-02T23:39:07Z">
        <w:r>
          <w:rPr>
            <w:lang w:val="en-GB"/>
          </w:rPr>
          <w:t>were</w:t>
        </w:r>
      </w:ins>
      <w:r>
        <w:rPr>
          <w:lang w:val="en-GB"/>
        </w:rPr>
        <w:t xml:space="preserve"> found to be mediated by </w:t>
      </w:r>
      <w:ins w:id="37" w:author="Unknown Author" w:date="2022-12-02T23:47:40Z">
        <w:r>
          <w:rPr>
            <w:lang w:val="en-US"/>
          </w:rPr>
          <w:t>an interplay of inflammatory cytokines and neurotransmitter metabolism</w:t>
        </w:r>
      </w:ins>
      <w:del w:id="38" w:author="Unknown Author" w:date="2022-12-02T23:47:44Z">
        <w:r>
          <w:rPr>
            <w:lang w:val="en-GB"/>
          </w:rPr>
          <w:delText xml:space="preserve">psychoneuroimmunological mechanisms </w:delText>
        </w:r>
      </w:del>
      <w:r>
        <w:rPr>
          <w:lang w:val="en-GB"/>
        </w:rPr>
        <w:t xml:space="preserve"> </w:t>
      </w:r>
      <w:r>
        <w:fldChar w:fldCharType="begin"/>
      </w:r>
      <w:r>
        <w:rPr>
          <w:lang w:val="en-GB"/>
        </w:rPr>
        <w:instrText>ADDIN EN.CITE &lt;EndNote&gt;&lt;Cite&gt;&lt;Author&gt;Dantzer&lt;/Author&gt;&lt;Year&gt;2005&lt;/Year&gt;&lt;RecNum&gt;67&lt;/RecNum&gt;&lt;DisplayText&gt;(Dantzer, 2005)&lt;/DisplayText&gt;&lt;record&gt;&lt;rec-number&gt;67&lt;/rec-number&gt;&lt;foreign-keys&gt;&lt;key app="EN" db-id="9tt09s2ss9vtrhedz5b55dtx0005ssfv2rwp" timestamp="1665398029"&gt;67&lt;/key&gt;&lt;/foreign-keys&gt;&lt;ref-type name="Journal Article"&gt;17&lt;/ref-type&gt;&lt;contributors&gt;&lt;authors&gt;&lt;author&gt;Dantzer, Robert&lt;/author&gt;&lt;/authors&gt;&lt;/contributors&gt;&lt;titles&gt;&lt;title&gt;Somatization: A psychoneuroimmune perspective&lt;/title&gt;&lt;secondary-title&gt;Psychoneuroendocrinology&lt;/secondary-title&gt;&lt;/titles&gt;&lt;periodical&gt;&lt;full-title&gt;Psychoneuroendocrinology&lt;/full-title&gt;&lt;/periodical&gt;&lt;pages&gt;947-952&lt;/pages&gt;&lt;volume&gt;30&lt;/volume&gt;&lt;number&gt;10&lt;/number&gt;&lt;keywords&gt;&lt;keyword&gt;Somatization&lt;/keyword&gt;&lt;keyword&gt;Cytokine&lt;/keyword&gt;&lt;keyword&gt;Depression&lt;/keyword&gt;&lt;keyword&gt;Innate immunity&lt;/keyword&gt;&lt;keyword&gt;Brain&lt;/keyword&gt;&lt;keyword&gt;Tryptophan&lt;/keyword&gt;&lt;keyword&gt;Sensitization&lt;/keyword&gt;&lt;/keywords&gt;&lt;dates&gt;&lt;year&gt;2005&lt;/year&gt;&lt;pub-dates&gt;&lt;date&gt;2005/11/01/&lt;/date&gt;&lt;/pub-dates&gt;&lt;/dates&gt;&lt;isbn&gt;0306-4530&lt;/isbn&gt;&lt;urls&gt;&lt;related-urls&gt;&lt;url&gt;https://www.sciencedirect.com/science/article/pii/S0306453005000879&lt;/url&gt;&lt;/related-urls&gt;&lt;/urls&gt;&lt;electronic-resource-num&gt;https://doi.org/10.1016/j.psyneuen.2005.03.011&lt;/electronic-resource-num&gt;&lt;/record&gt;&lt;/Cite&gt;&lt;/EndNote&gt;</w:instrText>
      </w:r>
      <w:r>
        <w:rPr>
          <w:lang w:val="en-GB"/>
        </w:rPr>
      </w:r>
      <w:r>
        <w:rPr>
          <w:lang w:val="en-GB"/>
        </w:rPr>
        <w:fldChar w:fldCharType="separate"/>
      </w:r>
      <w:r>
        <w:rPr>
          <w:lang w:val="en-GB"/>
        </w:rPr>
        <w:t>(Dantzer, 2005)</w:t>
      </w:r>
      <w:r>
        <w:rPr>
          <w:lang w:val="en-GB"/>
        </w:rPr>
      </w:r>
      <w:r>
        <w:rPr>
          <w:lang w:val="en-GB"/>
        </w:rPr>
        <w:fldChar w:fldCharType="end"/>
      </w:r>
      <w:del w:id="39" w:author="Unknown Author" w:date="2022-12-02T23:47:49Z">
        <w:r>
          <w:rPr>
            <w:lang w:val="en-GB"/>
          </w:rPr>
          <w:delText xml:space="preserve">, </w:delText>
        </w:r>
      </w:del>
      <w:del w:id="40" w:author="Unknown Author" w:date="2022-12-02T23:47:49Z">
        <w:r>
          <w:rPr>
            <w:lang w:val="en-US"/>
          </w:rPr>
          <w:delText>implicating an interplay of inflammatory cytokines and neurotransmitter metabolism</w:delText>
        </w:r>
      </w:del>
      <w:r>
        <w:rPr>
          <w:lang w:val="en-US"/>
        </w:rPr>
        <w:t xml:space="preserve">. A similar link between protracted low-grade inflammation, neurotransmitter levels and symptoms of depression and anxiety was identified </w:t>
      </w:r>
      <w:r>
        <w:fldChar w:fldCharType="begin"/>
      </w:r>
      <w:r>
        <w:rPr>
          <w:lang w:val="en-US"/>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US"/>
        </w:rPr>
      </w:r>
      <w:r>
        <w:rPr>
          <w:lang w:val="en-US"/>
        </w:rPr>
        <w:fldChar w:fldCharType="separate"/>
      </w:r>
      <w:r>
        <w:rPr>
          <w:lang w:val="en-US"/>
        </w:rPr>
        <w:t>(Dantzer et al., 2008)</w:t>
      </w:r>
      <w:r>
        <w:rPr>
          <w:lang w:val="en-US"/>
        </w:rPr>
      </w:r>
      <w:r>
        <w:rPr>
          <w:lang w:val="en-US"/>
        </w:rPr>
        <w:fldChar w:fldCharType="end"/>
      </w:r>
      <w:r>
        <w:rPr>
          <w:lang w:val="en-US"/>
        </w:rPr>
        <w:t xml:space="preserve">, and </w:t>
      </w:r>
      <w:ins w:id="41" w:author="Unknown Author" w:date="2022-12-02T23:48:41Z">
        <w:r>
          <w:rPr>
            <w:lang w:val="en-US"/>
          </w:rPr>
          <w:t xml:space="preserve">suggested to contribute to post COVID-19 condition as well </w:t>
        </w:r>
      </w:ins>
      <w:del w:id="42" w:author="Unknown Author" w:date="2022-12-02T23:49:12Z">
        <w:r>
          <w:rPr>
            <w:lang w:val="en-US"/>
          </w:rPr>
          <w:delText>these links might be very relevant in post COVID-19</w:delText>
        </w:r>
      </w:del>
      <w:r>
        <w:rPr>
          <w:lang w:val="en-US"/>
        </w:rPr>
        <w:t xml:space="preserve">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t>(Bower et al., 2022)</w:t>
      </w:r>
      <w:r>
        <w:rPr>
          <w:lang w:val="en-US"/>
        </w:rPr>
      </w:r>
      <w:r>
        <w:rPr>
          <w:lang w:val="en-US"/>
        </w:rPr>
        <w:fldChar w:fldCharType="end"/>
      </w:r>
      <w:r>
        <w:rPr>
          <w:lang w:val="en-US"/>
        </w:rPr>
        <w:t xml:space="preserve">. Inflammation caused e.g. by stress or infection impact the synthesis of neurotransmitters via different pathways. The so called </w:t>
      </w:r>
      <w:commentRangeStart w:id="6"/>
      <w:r>
        <w:rPr>
          <w:lang w:val="en-US"/>
        </w:rPr>
        <w:t>“</w:t>
      </w:r>
      <w:del w:id="43" w:author="Unknown Author" w:date="2022-12-02T23:51:49Z">
        <w:r>
          <w:rPr>
            <w:lang w:val="en-US"/>
          </w:rPr>
          <w:delText>serotonin</w:delText>
        </w:r>
      </w:del>
      <w:ins w:id="44" w:author="Unknown Author" w:date="2022-12-02T23:51:49Z">
        <w:r>
          <w:rPr>
            <w:lang w:val="en-US"/>
          </w:rPr>
          <w:t>TRYCATS</w:t>
        </w:r>
      </w:ins>
      <w:r>
        <w:rPr>
          <w:lang w:val="en-US"/>
        </w:rPr>
        <w:t xml:space="preserve"> pathway”</w:t>
      </w:r>
      <w:r>
        <w:rPr>
          <w:lang w:val="en-US"/>
        </w:rPr>
      </w:r>
      <w:commentRangeEnd w:id="6"/>
      <w:r>
        <w:commentReference w:id="6"/>
      </w:r>
      <w:r>
        <w:rPr>
          <w:lang w:val="en-US"/>
        </w:rPr>
        <w:t xml:space="preserve"> involves </w:t>
      </w:r>
      <w:del w:id="45" w:author="Unknown Author" w:date="2022-12-02T23:52:05Z">
        <w:r>
          <w:rPr>
            <w:lang w:val="en-US"/>
          </w:rPr>
          <w:delText xml:space="preserve">the </w:delText>
        </w:r>
      </w:del>
      <w:r>
        <w:rPr>
          <w:lang w:val="en-US"/>
        </w:rPr>
        <w:t>degradation of tryptophan (TRP) to catabolic tryptophan products (TRYCATS)</w:t>
      </w:r>
      <w:ins w:id="46" w:author="Unknown Author" w:date="2022-12-02T23:56:31Z">
        <w:r>
          <w:rPr>
            <w:lang w:val="en-US"/>
          </w:rPr>
          <w:t xml:space="preserve"> like kynurenine (KYN) or quinolinic acid (QUIN)</w:t>
        </w:r>
      </w:ins>
      <w:ins w:id="47" w:author="Unknown Author" w:date="2022-12-02T23:57:31Z">
        <w:r>
          <w:rPr>
            <w:lang w:val="en-US"/>
          </w:rPr>
          <w:t xml:space="preserve"> and is</w:t>
        </w:r>
      </w:ins>
      <w:del w:id="48" w:author="Unknown Author" w:date="2022-12-02T23:57:38Z">
        <w:r>
          <w:rPr>
            <w:lang w:val="en-US"/>
          </w:rPr>
          <w:delText xml:space="preserve"> </w:delText>
        </w:r>
      </w:del>
      <w:ins w:id="49" w:author="Unknown Author" w:date="2022-12-02T23:57:41Z">
        <w:r>
          <w:rPr>
            <w:lang w:val="en-US"/>
          </w:rPr>
          <w:t>catalized,</w:t>
        </w:r>
      </w:ins>
      <w:ins w:id="50" w:author="Unknown Author" w:date="2022-12-02T23:54:10Z">
        <w:r>
          <w:rPr>
            <w:lang w:val="en-US"/>
          </w:rPr>
          <w:t xml:space="preserve"> among others, by the key enzyme </w:t>
        </w:r>
      </w:ins>
      <w:del w:id="51" w:author="Unknown Author" w:date="2022-12-02T23:54:24Z">
        <w:r>
          <w:rPr>
            <w:lang w:val="en-US"/>
          </w:rPr>
          <w:delText>by activation of</w:delText>
        </w:r>
      </w:del>
      <w:r>
        <w:rPr>
          <w:lang w:val="en-US"/>
        </w:rPr>
        <w:t xml:space="preserve"> indoleamine 2,3-dioxygenase (IDO-1). </w:t>
      </w:r>
      <w:ins w:id="52" w:author="Unknown Author" w:date="2022-12-02T23:58:06Z">
        <w:r>
          <w:rPr>
            <w:lang w:val="en-US"/>
          </w:rPr>
          <w:t xml:space="preserve">As such, TRYCATS pathway depletes TRP, the sole precursor of serotonin and hence lowers the levels of this anxiolytic and antidepressive neurotransmitter. The KYN/TRP ratio serves as an IDO-1 activity marker associated with anxiety and depression </w:t>
        </w:r>
      </w:ins>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ins w:id="53" w:author="Unknown Author" w:date="2022-12-02T23:58:06Z">
        <w:r>
          <w:rPr>
            <w:lang w:val="en-US"/>
          </w:rPr>
          <w:t>(Fellendorf et al., 2022; Hüfner et al., 2015)</w:t>
        </w:r>
      </w:ins>
      <w:r>
        <w:rPr>
          <w:lang w:val="en-US"/>
        </w:rPr>
      </w:r>
      <w:r>
        <w:rPr>
          <w:lang w:val="en-US"/>
        </w:rPr>
        <w:fldChar w:fldCharType="end"/>
      </w:r>
      <w:ins w:id="54" w:author="Unknown Author" w:date="2022-12-02T23:58:06Z">
        <w:r>
          <w:rPr>
            <w:lang w:val="en-US"/>
          </w:rPr>
          <w:t xml:space="preserve">. </w:t>
        </w:r>
      </w:ins>
      <w:r>
        <w:rPr>
          <w:lang w:val="en-US"/>
        </w:rPr>
        <w:t xml:space="preserve">TRYCATS on their own have anxiogenic and depressiogenic effects. </w:t>
      </w:r>
      <w:ins w:id="55" w:author="Unknown Author" w:date="2022-12-03T00:02:03Z">
        <w:r>
          <w:rPr>
            <w:lang w:val="en-US"/>
          </w:rPr>
          <w:t xml:space="preserve">QUIN </w:t>
        </w:r>
      </w:ins>
      <w:del w:id="56" w:author="Unknown Author" w:date="2022-12-03T00:02:47Z">
        <w:r>
          <w:rPr>
            <w:lang w:val="en-US"/>
          </w:rPr>
          <w:delText xml:space="preserve">In addition, TRYCATS </w:delText>
        </w:r>
      </w:del>
      <w:del w:id="57" w:author="Unknown Author" w:date="2022-12-02T23:54:58Z">
        <w:r>
          <w:rPr>
            <w:lang w:val="en-US"/>
          </w:rPr>
          <w:delText>synthesis</w:delText>
        </w:r>
      </w:del>
      <w:del w:id="58" w:author="Unknown Author" w:date="2022-12-03T00:02:47Z">
        <w:r>
          <w:rPr>
            <w:lang w:val="en-US"/>
          </w:rPr>
          <w:delText xml:space="preserve"> depletes TRP which serves as a serotonin precursor and hence lowers the levels of this anxiolytic and antidepressive neurotransmitter. The r</w:delText>
        </w:r>
      </w:del>
      <w:del w:id="59" w:author="Unknown Author" w:date="2022-12-02T23:59:30Z">
        <w:r>
          <w:rPr>
            <w:lang w:val="en-US"/>
          </w:rPr>
          <w:delText>atio of kynurenine, one of these TRYCATS, to TRP (</w:delText>
        </w:r>
      </w:del>
      <w:del w:id="60" w:author="Unknown Author" w:date="2022-12-03T00:02:47Z">
        <w:r>
          <w:rPr>
            <w:lang w:val="en-US"/>
          </w:rPr>
          <w:delText xml:space="preserve">KYN/TRP ratio) is an IDO </w:delText>
        </w:r>
      </w:del>
      <w:del w:id="61" w:author="Unknown Author" w:date="2022-12-02T23:55:47Z">
        <w:r>
          <w:rPr>
            <w:lang w:val="en-US"/>
          </w:rPr>
          <w:delText>activation</w:delText>
        </w:r>
      </w:del>
      <w:del w:id="62" w:author="Unknown Author" w:date="2022-12-03T00:02:47Z">
        <w:r>
          <w:rPr>
            <w:lang w:val="en-US"/>
          </w:rPr>
          <w:delText xml:space="preserve"> marker </w:delText>
        </w:r>
      </w:del>
      <w:del w:id="63" w:author="Unknown Author" w:date="2022-12-03T00:01:29Z">
        <w:r>
          <w:rPr>
            <w:lang w:val="en-US"/>
          </w:rPr>
          <w:delText xml:space="preserve">associated with anxiety and depression </w:delText>
        </w:r>
      </w:del>
      <w:r>
        <w:fldChar w:fldCharType="begin"/>
      </w:r>
      <w:r>
        <w:rPr>
          <w:lang w:val="en-US"/>
        </w:rPr>
        <w:instrText>llendorf et al., 2022; Hüfner et al., 2015) . Another TRYCAT, quinolonic acid (QUIN), acts</w:instrText>
      </w:r>
      <w:r>
        <w:rPr>
          <w:lang w:val="en-US"/>
        </w:rPr>
      </w:r>
      <w:r>
        <w:fldChar w:fldCharType="begin"/>
      </w:r>
      <w:r>
        <w:rPr>
          <w:lang w:val="en-US"/>
        </w:rPr>
        <w:instrText>(Fe</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as a N-methyl-D-aspartate (NMDA) receptor agonist and therefore amplifies the excitatory and neurotoxic effect of glutamate. Glutamate is a neurotransmitter known to play a crucial role in depression and to amplify symptoms of anxiety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(Steiner et al., 2011)</w:t>
      </w:r>
      <w:r>
        <w:rPr>
          <w:lang w:val="en-US"/>
        </w:rPr>
      </w:r>
      <w:r>
        <w:rPr>
          <w:lang w:val="en-US"/>
        </w:rPr>
        <w:fldChar w:fldCharType="end"/>
      </w:r>
      <w:r>
        <w:rPr>
          <w:lang w:val="en-US"/>
        </w:rPr>
        <w:t>. Inflammation therefore augments depression and anxiety by shifting the metabolic pathway away from a balanced neurotransmitter homeostasis seen in healthy subjects towards the anxiety- and depression-amplifying TRYCAT</w:t>
      </w:r>
      <w:ins w:id="64" w:author="Unknown Author" w:date="2022-12-03T00:03:50Z">
        <w:r>
          <w:rPr>
            <w:lang w:val="en-US"/>
          </w:rPr>
          <w:t xml:space="preserve"> pathway</w:t>
        </w:r>
      </w:ins>
      <w:del w:id="65" w:author="Unknown Author" w:date="2022-12-03T00:03:50Z">
        <w:r>
          <w:rPr>
            <w:lang w:val="en-US"/>
          </w:rPr>
          <w:delText>s</w:delText>
        </w:r>
      </w:del>
      <w:r>
        <w:rPr>
          <w:lang w:val="en-US"/>
        </w:rPr>
        <w:t>. Increased KYN suggestive of lowered systemic serotonin availability have recently been identified in acute COVID-19 patients in comparison with uninfected controls, as well as in a group of 11 individuals with post COVID condition in comparison to individuals without post COVID condition (</w:t>
      </w:r>
      <w:r>
        <w:rPr>
          <w:highlight w:val="lightGray"/>
          <w:lang w:val="en-US"/>
        </w:rPr>
        <w:t>Bizjak et al. 2022</w:t>
      </w:r>
      <w:r>
        <w:rPr>
          <w:lang w:val="en-US"/>
        </w:rPr>
        <w:t>).</w:t>
      </w:r>
      <w:r>
        <w:fldChar w:fldCharType="begin"/>
      </w:r>
      <w:r>
        <w:rPr>
          <w:lang w:val="en-US"/>
        </w:rPr>
        <w:instrText>l., 2021; Huang et al., 2021; Nasserie et al., 2021; Taquet et al., 2021) and related to mental s</w:instrText>
      </w:r>
      <w:r>
        <w:rPr>
          <w:lang w:val="en-US"/>
        </w:rPr>
      </w:r>
      <w:r>
        <w:fldChar w:fldCharType="begin"/>
      </w:r>
      <w:r>
        <w:rPr>
          <w:lang w:val="en-US"/>
        </w:rPr>
        <w:instrText>(Al-Aly et 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p>
    <w:p>
      <w:pPr>
        <w:pStyle w:val="TextBody"/>
        <w:rPr>
          <w:rFonts w:ascii="Calibri" w:hAnsi="Calibri"/>
          <w:lang w:val="en-US"/>
        </w:rPr>
      </w:pPr>
      <w:r>
        <w:rPr>
          <w:lang w:val="en-US"/>
        </w:rPr>
        <w:t>Reactive oxygen species (ROS) pose another link between inflammation and neurotransmitter precursors. Interferon gamma (IFN-γ) was shown to trigger ROS production among others by microglia. ROS in turn mediated depletion of 5,6,7,8-tetrahydrobiopterin (BH4), a critical co-factor for synthesis of serotonin and catecholamine neurotransmitters.</w:t>
      </w:r>
      <w:ins w:id="66" w:author="Unknown Author" w:date="2022-12-03T00:05:00Z">
        <w:r>
          <w:rPr>
            <w:lang w:val="en-US"/>
          </w:rPr>
          <w:t xml:space="preserve"> </w:t>
        </w:r>
      </w:ins>
      <w:r>
        <w:rPr>
          <w:lang w:val="en-US"/>
        </w:rPr>
        <w:t xml:space="preserve">BH4 availability can be reliably assessed via the ratio of phenylalanine to tyrosine (PHE/TYR ratio) as depletion of BH4 leads to an inhibition of PHE – TYR conversion </w:t>
      </w:r>
      <w:r>
        <w:fldChar w:fldCharType="begin"/>
      </w:r>
      <w:r>
        <w:rPr>
          <w:lang w:val="en-US"/>
        </w:rPr>
        <w:instrText>ADDIN EN.CITE &lt;EndNote&gt;&lt;Cite&gt;&lt;Author&gt;Sperner-Unterweger&lt;/Author&gt;&lt;Year&gt;2014&lt;/Year&gt;&lt;RecNum&gt;107&lt;/RecNum&gt;&lt;DisplayText&gt;(Sperner-Unterweger et al., 2014)&lt;/DisplayText&gt;&lt;record&gt;&lt;rec-number&gt;107&lt;/rec-number&gt;&lt;foreign-keys&gt;&lt;key app="EN" db-id="9tt09s2ss9vtrhedz5b55dtx0005ssfv2rwp" timestamp="1669628791"&gt;107&lt;/key&gt;&lt;/foreign-keys&gt;&lt;ref-type name="Journal Article"&gt;17&lt;/ref-type&gt;&lt;contributors&gt;&lt;authors&gt;&lt;author&gt;Sperner-Unterweger, Barbara&lt;/author&gt;&lt;author&gt;Kohl, Claudia&lt;/author&gt;&lt;author&gt;Fuchs, Dietmar&lt;/author&gt;&lt;/authors&gt;&lt;/contributors&gt;&lt;titles&gt;&lt;title&gt;Immune changes and neurotransmitters: Possible interactions in depression?&lt;/title&gt;&lt;secondary-title&gt;Progress in Neuro-Psychopharmacology and Biological Psychiatry&lt;/secondary-title&gt;&lt;/titles&gt;&lt;periodical&gt;&lt;full-title&gt;Progress in Neuro-Psychopharmacology and Biological Psychiatry&lt;/full-title&gt;&lt;/periodical&gt;&lt;pages&gt;268-276&lt;/pages&gt;&lt;volume&gt;48&lt;/volume&gt;&lt;keywords&gt;&lt;keyword&gt;Depression&lt;/keyword&gt;&lt;keyword&gt;Inflammation&lt;/keyword&gt;&lt;keyword&gt;Interferon-γ&lt;/keyword&gt;&lt;keyword&gt;Oxidative stress&lt;/keyword&gt;&lt;keyword&gt;Phenylalanine&lt;/keyword&gt;&lt;keyword&gt;Tetrahydrobiopterin (BH4)&lt;/keyword&gt;&lt;/keywords&gt;&lt;dates&gt;&lt;year&gt;2014&lt;/year&gt;&lt;pub-dates&gt;&lt;date&gt;2014/01/03/&lt;/date&gt;&lt;/pub-dates&gt;&lt;/dates&gt;&lt;isbn&gt;0278-5846&lt;/isbn&gt;&lt;urls&gt;&lt;related-urls&gt;&lt;url&gt;https://www.sciencedirect.com/science/article/pii/S0278584612002606&lt;/url&gt;&lt;/related-urls&gt;&lt;/urls&gt;&lt;electronic-resource-num&gt;https://doi.org/10.1016/j.pnpbp.2012.10.006&lt;/electronic-resource-num&gt;&lt;/record&gt;&lt;/Cite&gt;&lt;/EndNote&gt;</w:instrText>
      </w:r>
      <w:r>
        <w:rPr>
          <w:lang w:val="en-US"/>
        </w:rPr>
      </w:r>
      <w:r>
        <w:rPr>
          <w:lang w:val="en-US"/>
        </w:rPr>
        <w:fldChar w:fldCharType="separate"/>
      </w:r>
      <w:r>
        <w:rPr>
          <w:lang w:val="en-US"/>
        </w:rPr>
        <w:t>(Sperner-Unterweger et al., 2014)</w:t>
      </w:r>
      <w:r>
        <w:rPr>
          <w:lang w:val="en-US"/>
        </w:rPr>
      </w:r>
      <w:r>
        <w:rPr>
          <w:lang w:val="en-US"/>
        </w:rPr>
        <w:fldChar w:fldCharType="end"/>
      </w:r>
      <w:r>
        <w:rPr>
          <w:lang w:val="en-US"/>
        </w:rPr>
        <w:t>.</w:t>
      </w:r>
    </w:p>
    <w:p>
      <w:pPr>
        <w:pStyle w:val="Normal"/>
        <w:spacing w:lineRule="auto" w:line="480" w:before="0" w:after="0"/>
        <w:rPr>
          <w:lang w:val="en-GB"/>
        </w:rPr>
      </w:pPr>
      <w:r>
        <w:rPr>
          <w:lang w:val="en-GB"/>
        </w:rPr>
        <w:t xml:space="preserve">Herein, we investigated whether persisting somatic symptoms following COVID-19 as well as symptoms of anxiety/depression are associated with alterations of serotonin and catecholamine neurotransmitter metabolism gauged by serum levels of precursor aminoacids: KYN/TRP and PHE/TYR ratios. Furthermore, we used data from a previously published </w:t>
      </w:r>
      <w:ins w:id="67" w:author="Unknown Author" w:date="2022-12-03T00:05:20Z">
        <w:r>
          <w:rPr>
            <w:lang w:val="en-GB"/>
          </w:rPr>
          <w:t xml:space="preserve">INCOV </w:t>
        </w:r>
      </w:ins>
      <w:r>
        <w:rPr>
          <w:lang w:val="en-GB"/>
        </w:rPr>
        <w:t xml:space="preserve">study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(Su et al., 2022)</w:t>
      </w:r>
      <w:r>
        <w:rPr>
          <w:lang w:val="en-GB"/>
        </w:rPr>
      </w:r>
      <w:r>
        <w:rPr>
          <w:lang w:val="en-GB"/>
        </w:rPr>
        <w:fldChar w:fldCharType="end"/>
      </w:r>
      <w:r>
        <w:rPr>
          <w:lang w:val="en-GB"/>
        </w:rPr>
        <w:t xml:space="preserve"> </w:t>
      </w:r>
      <w:del w:id="68" w:author="Unknown Author" w:date="2022-12-03T00:05:39Z">
        <w:r>
          <w:rPr>
            <w:lang w:val="en-GB"/>
          </w:rPr>
          <w:delText>as an external validation cohort to compare our findings to</w:delText>
        </w:r>
      </w:del>
      <w:ins w:id="69" w:author="Unknown Author" w:date="2022-12-03T00:05:39Z">
        <w:r>
          <w:rPr>
            <w:lang w:val="en-GB"/>
          </w:rPr>
          <w:t>to validate our findings</w:t>
        </w:r>
      </w:ins>
      <w:r>
        <w:rPr>
          <w:lang w:val="en-GB"/>
        </w:rPr>
        <w:t>.</w:t>
      </w:r>
    </w:p>
    <w:p>
      <w:pPr>
        <w:pStyle w:val="Normal"/>
        <w:spacing w:lineRule="auto" w:line="240" w:before="0" w:after="0"/>
        <w:rPr>
          <w:lang w:val="en-GB"/>
        </w:rPr>
      </w:pPr>
      <w:r>
        <w:rPr>
          <w:lang w:val="en-GB"/>
        </w:rPr>
      </w:r>
      <w:r>
        <w:br w:type="page"/>
      </w:r>
    </w:p>
    <w:p>
      <w:pPr>
        <w:pStyle w:val="Heading1"/>
        <w:rPr>
          <w:lang w:val="en-US"/>
        </w:rPr>
      </w:pPr>
      <w:commentRangeStart w:id="7"/>
      <w:r>
        <w:rPr>
          <w:lang w:val="en-US"/>
        </w:rPr>
        <w:t>Materials</w:t>
      </w:r>
      <w:r>
        <w:rPr>
          <w:lang w:val="en-US"/>
        </w:rPr>
      </w:r>
      <w:commentRangeEnd w:id="7"/>
      <w:r>
        <w:commentReference w:id="7"/>
      </w:r>
      <w:r>
        <w:rPr>
          <w:lang w:val="en-US"/>
        </w:rPr>
        <w:t xml:space="preserve"> </w:t>
      </w:r>
      <w:commentRangeStart w:id="8"/>
      <w:r>
        <w:rPr>
          <w:lang w:val="en-US"/>
        </w:rPr>
        <w:t>and</w:t>
      </w:r>
      <w:r>
        <w:rPr>
          <w:lang w:val="en-US"/>
        </w:rPr>
      </w:r>
      <w:commentRangeEnd w:id="8"/>
      <w:r>
        <w:commentReference w:id="8"/>
      </w:r>
      <w:r>
        <w:rPr>
          <w:lang w:val="en-US"/>
        </w:rPr>
        <w:t xml:space="preserve"> </w:t>
      </w:r>
      <w:commentRangeStart w:id="9"/>
      <w:r>
        <w:rPr>
          <w:lang w:val="en-US"/>
        </w:rPr>
        <w:t>Methods</w:t>
      </w:r>
      <w:commentRangeEnd w:id="9"/>
      <w:r>
        <w:commentReference w:id="9"/>
      </w:r>
      <w:r>
        <w:rPr>
          <w:lang w:val="en-US"/>
        </w:rPr>
      </w:r>
    </w:p>
    <w:p>
      <w:pPr>
        <w:pStyle w:val="Heading2"/>
        <w:rPr>
          <w:lang w:val="en-US"/>
        </w:rPr>
      </w:pPr>
      <w:r>
        <w:rPr>
          <w:lang w:val="en-US"/>
        </w:rPr>
        <w:t>Ethics statement</w:t>
      </w:r>
    </w:p>
    <w:p>
      <w:pPr>
        <w:pStyle w:val="TextBody"/>
        <w:rPr>
          <w:lang w:val="en-US"/>
        </w:rPr>
      </w:pPr>
      <w:r>
        <w:rPr>
          <w:lang w:val="en-US"/>
        </w:rPr>
        <w:t>The study was conducted in accordance with the Declaration of Helsinki</w:t>
      </w:r>
      <w:ins w:id="70" w:author="Unknown Author" w:date="2022-12-03T09:46:44Z">
        <w:r>
          <w:rPr>
            <w:lang w:val="en-US"/>
          </w:rPr>
          <w:t xml:space="preserve"> </w:t>
        </w:r>
      </w:ins>
      <w:ins w:id="71" w:author="Unknown Author" w:date="2022-12-03T09:46:44Z">
        <w:r>
          <w:rPr>
            <w:lang w:val="en-US"/>
          </w:rPr>
          <w:t>and European Data Policy</w:t>
        </w:r>
      </w:ins>
      <w:r>
        <w:rPr>
          <w:lang w:val="en-US"/>
        </w:rPr>
        <w:t>. All participants gave written informed consent prior to enrollment. This study was approved by the ethics committee of the Medical University Innsbruck, Austria (approval number: 1132/2020).</w:t>
      </w:r>
    </w:p>
    <w:p>
      <w:pPr>
        <w:pStyle w:val="Heading2"/>
        <w:rPr>
          <w:lang w:val="en-US"/>
        </w:rPr>
      </w:pPr>
      <w:r>
        <w:rPr>
          <w:lang w:val="en-US"/>
        </w:rPr>
        <w:t>Study design</w:t>
      </w:r>
    </w:p>
    <w:p>
      <w:pPr>
        <w:pStyle w:val="TextBody"/>
        <w:rPr>
          <w:lang w:val="en-US"/>
        </w:rPr>
      </w:pPr>
      <w:del w:id="72" w:author="Unknown Author" w:date="2022-12-03T09:47:06Z">
        <w:r>
          <w:rPr>
            <w:lang w:val="en-US"/>
          </w:rPr>
          <w:delText>Results of</w:delText>
        </w:r>
      </w:del>
      <w:ins w:id="73" w:author="Unknown Author" w:date="2022-12-03T09:47:06Z">
        <w:r>
          <w:rPr>
            <w:rFonts w:eastAsia="Calibri" w:cs="" w:cstheme="minorBidi" w:eastAsiaTheme="minorHAnsi"/>
            <w:color w:val="auto"/>
            <w:kern w:val="0"/>
            <w:sz w:val="22"/>
            <w:szCs w:val="22"/>
            <w:lang w:val="en-US" w:eastAsia="en-US" w:bidi="ar-SA"/>
          </w:rPr>
          <w:t xml:space="preserve">The </w:t>
        </w:r>
      </w:ins>
      <w:del w:id="74" w:author="Unknown Author" w:date="2022-12-03T09:47:08Z">
        <w:r>
          <w:rPr>
            <w:rFonts w:eastAsia="Calibri" w:cs="" w:cstheme="minorBidi" w:eastAsiaTheme="minorHAnsi"/>
            <w:color w:val="auto"/>
            <w:kern w:val="0"/>
            <w:sz w:val="22"/>
            <w:szCs w:val="22"/>
            <w:lang w:val="en-US" w:eastAsia="en-US" w:bidi="ar-SA"/>
          </w:rPr>
          <w:delText xml:space="preserve"> </w:delText>
        </w:r>
      </w:del>
      <w:r>
        <w:rPr>
          <w:lang w:val="en-US"/>
        </w:rPr>
        <w:t>observational single cohort ‘STIGMA_STRESS_IMMUN’ study</w:t>
      </w:r>
      <w:ins w:id="75" w:author="Unknown Author" w:date="2022-12-03T09:50:11Z">
        <w:r>
          <w:rPr>
            <w:lang w:val="en-US"/>
          </w:rPr>
          <w:t xml:space="preserve"> </w:t>
        </w:r>
      </w:ins>
      <w:ins w:id="76" w:author="Unknown Author" w:date="2022-12-03T09:50:11Z">
        <w:r>
          <w:rPr>
            <w:lang w:val="en-US"/>
          </w:rPr>
          <w:t>conducted between 10. June 2020 (first-patient enrolled) and 27. May 2021</w:t>
        </w:r>
      </w:ins>
      <w:r>
        <w:rPr>
          <w:lang w:val="en-US"/>
        </w:rPr>
        <w:t xml:space="preserve"> </w:t>
      </w:r>
      <w:del w:id="77" w:author="Unknown Author" w:date="2022-12-03T09:47:18Z">
        <w:r>
          <w:rPr>
            <w:lang w:val="en-US"/>
          </w:rPr>
          <w:delText xml:space="preserve">are presented here. The study </w:delText>
        </w:r>
      </w:del>
      <w:r>
        <w:rPr>
          <w:lang w:val="en-US"/>
        </w:rPr>
        <w:t>consisted of an online survey</w:t>
      </w:r>
      <w:del w:id="78" w:author="Unknown Author" w:date="2022-12-03T09:50:41Z">
        <w:r>
          <w:rPr>
            <w:lang w:val="en-US"/>
          </w:rPr>
          <w:delText xml:space="preserve"> (not reported here)</w:delText>
        </w:r>
      </w:del>
      <w:r>
        <w:rPr>
          <w:lang w:val="en-US"/>
        </w:rPr>
        <w:t xml:space="preserve"> and an in person study visit</w:t>
      </w:r>
      <w:del w:id="79" w:author="Unknown Author" w:date="2022-12-03T09:51:40Z">
        <w:r>
          <w:rPr>
            <w:lang w:val="en-US"/>
          </w:rPr>
          <w:delText xml:space="preserve">. Study recruitment started on </w:delText>
        </w:r>
      </w:del>
      <w:del w:id="80" w:author="Unknown Author" w:date="2022-12-03T09:51:40Z">
        <w:r>
          <w:rPr>
            <w:highlight w:val="yellow"/>
            <w:lang w:val="en-US"/>
          </w:rPr>
          <w:delText>10. June.2020</w:delText>
        </w:r>
      </w:del>
      <w:del w:id="81" w:author="Unknown Author" w:date="2022-12-03T09:51:40Z">
        <w:r>
          <w:rPr>
            <w:lang w:val="en-US"/>
          </w:rPr>
          <w:delText xml:space="preserve"> for the online questionnaire part of the study and the in person physician visits for the current study were conducted between </w:delText>
        </w:r>
      </w:del>
      <w:del w:id="82" w:author="Unknown Author" w:date="2022-12-03T09:51:40Z">
        <w:r>
          <w:rPr>
            <w:highlight w:val="yellow"/>
            <w:lang w:val="en-US"/>
          </w:rPr>
          <w:delText>17.June.2020 and 27.May.2021</w:delText>
        </w:r>
      </w:del>
      <w:del w:id="83" w:author="Unknown Author" w:date="2022-12-03T09:51:40Z">
        <w:r>
          <w:rPr>
            <w:highlight w:val="yellow"/>
            <w:lang w:val="en-US"/>
          </w:rPr>
          <w:commentReference w:id="10"/>
        </w:r>
      </w:del>
      <w:r>
        <w:rPr>
          <w:lang w:val="en-US"/>
        </w:rPr>
        <w:t xml:space="preserve">. </w:t>
      </w:r>
      <w:del w:id="84" w:author="Unknown Author" w:date="2022-12-03T09:52:37Z">
        <w:r>
          <w:rPr>
            <w:lang w:val="en-US"/>
          </w:rPr>
          <w:delText>All data reported here were collected during</w:delText>
        </w:r>
      </w:del>
      <w:ins w:id="85" w:author="Unknown Author" w:date="2022-12-03T09:52:37Z">
        <w:r>
          <w:rPr>
            <w:rFonts w:eastAsia="Calibri" w:cs="" w:cstheme="minorBidi" w:eastAsiaTheme="minorHAnsi"/>
            <w:color w:val="auto"/>
            <w:kern w:val="0"/>
            <w:sz w:val="22"/>
            <w:szCs w:val="22"/>
            <w:lang w:val="en-US" w:eastAsia="en-US" w:bidi="ar-SA"/>
          </w:rPr>
          <w:t>The</w:t>
        </w:r>
      </w:ins>
      <w:del w:id="86" w:author="Unknown Author" w:date="2022-12-03T09:52:50Z">
        <w:r>
          <w:rPr>
            <w:rFonts w:eastAsia="Calibri" w:cs="" w:cstheme="minorBidi" w:eastAsiaTheme="minorHAnsi"/>
            <w:color w:val="auto"/>
            <w:kern w:val="0"/>
            <w:sz w:val="22"/>
            <w:szCs w:val="22"/>
            <w:lang w:val="en-US" w:eastAsia="en-US" w:bidi="ar-SA"/>
          </w:rPr>
          <w:delText xml:space="preserve"> an</w:delText>
        </w:r>
      </w:del>
      <w:r>
        <w:rPr>
          <w:lang w:val="en-US"/>
        </w:rPr>
        <w:t xml:space="preserve"> in person study visit</w:t>
      </w:r>
      <w:ins w:id="87" w:author="Unknown Author" w:date="2022-12-03T09:52:41Z">
        <w:r>
          <w:rPr>
            <w:lang w:val="en-US"/>
          </w:rPr>
          <w:t xml:space="preserve"> </w:t>
        </w:r>
      </w:ins>
      <w:ins w:id="88" w:author="Unknown Author" w:date="2022-12-03T09:52:41Z">
        <w:r>
          <w:rPr>
            <w:lang w:val="en-US"/>
          </w:rPr>
          <w:t>data are reported here</w:t>
        </w:r>
      </w:ins>
      <w:r>
        <w:rPr>
          <w:lang w:val="en-US"/>
        </w:rPr>
        <w:t>. The study visit included a physician assessment</w:t>
      </w:r>
      <w:ins w:id="89" w:author="Unknown Author" w:date="2022-12-03T09:54:11Z">
        <w:r>
          <w:rPr>
            <w:lang w:val="en-US"/>
          </w:rPr>
          <w:t xml:space="preserve">, </w:t>
        </w:r>
      </w:ins>
      <w:ins w:id="90" w:author="Unknown Author" w:date="2022-12-03T09:54:11Z">
        <w:r>
          <w:rPr>
            <w:lang w:val="en-US"/>
          </w:rPr>
          <w:t xml:space="preserve">self-completion questionnaire under </w:t>
        </w:r>
      </w:ins>
      <w:ins w:id="91" w:author="Unknown Author" w:date="2022-12-03T09:54:11Z">
        <w:r>
          <w:rPr>
            <w:rFonts w:eastAsia="Calibri" w:cs="" w:cstheme="minorBidi" w:eastAsiaTheme="minorHAnsi"/>
            <w:color w:val="auto"/>
            <w:kern w:val="0"/>
            <w:sz w:val="22"/>
            <w:szCs w:val="22"/>
            <w:lang w:val="en-US" w:eastAsia="en-US" w:bidi="ar-SA"/>
          </w:rPr>
          <w:t>supervision</w:t>
        </w:r>
      </w:ins>
      <w:ins w:id="92" w:author="Unknown Author" w:date="2022-12-03T09:54:11Z">
        <w:r>
          <w:rPr>
            <w:lang w:val="en-US"/>
          </w:rPr>
          <w:t xml:space="preserve"> of a study assistant and blood </w:t>
        </w:r>
      </w:ins>
      <w:ins w:id="93" w:author="Unknown Author" w:date="2022-12-03T09:54:11Z">
        <w:r>
          <w:rPr>
            <w:rFonts w:eastAsia="Calibri" w:cs="" w:cstheme="minorBidi" w:eastAsiaTheme="minorHAnsi"/>
            <w:color w:val="auto"/>
            <w:kern w:val="0"/>
            <w:sz w:val="22"/>
            <w:szCs w:val="22"/>
            <w:lang w:val="en-US" w:eastAsia="en-US" w:bidi="ar-SA"/>
          </w:rPr>
          <w:t>draw</w:t>
        </w:r>
      </w:ins>
      <w:del w:id="94" w:author="Unknown Author" w:date="2022-12-03T09:55:02Z">
        <w:r>
          <w:rPr>
            <w:rFonts w:eastAsia="Calibri" w:cs="" w:cstheme="minorBidi" w:eastAsiaTheme="minorHAnsi"/>
            <w:color w:val="auto"/>
            <w:kern w:val="0"/>
            <w:sz w:val="22"/>
            <w:szCs w:val="22"/>
            <w:lang w:val="en-US" w:eastAsia="en-US" w:bidi="ar-SA"/>
          </w:rPr>
          <w:delText xml:space="preserve"> followed by the completion of self-rating questions at the hospital site on a PC supervised by a study assistant and concluded by the blood draw</w:delText>
        </w:r>
      </w:del>
      <w:r>
        <w:rPr>
          <w:lang w:val="en-US"/>
        </w:rPr>
        <w:t>.</w:t>
      </w:r>
    </w:p>
    <w:p>
      <w:pPr>
        <w:pStyle w:val="Heading2"/>
        <w:rPr>
          <w:lang w:val="en-US"/>
        </w:rPr>
      </w:pPr>
      <w:r>
        <w:rPr>
          <w:lang w:val="en-US"/>
        </w:rPr>
        <w:t>Participants</w:t>
      </w:r>
    </w:p>
    <w:p>
      <w:pPr>
        <w:pStyle w:val="TextBody"/>
        <w:rPr>
          <w:lang w:val="en-US"/>
          <w:ins w:id="100" w:author="Unknown Author" w:date="2022-12-03T10:05:26Z"/>
        </w:rPr>
      </w:pPr>
      <w:ins w:id="95" w:author="Unknown Author" w:date="2022-12-03T10:05:26Z">
        <w:r>
          <w:rPr>
            <w:color w:val="000000" w:themeColor="text1"/>
            <w:lang w:val="en-US"/>
          </w:rPr>
          <w:t xml:space="preserve">The inclusion criteria were availability of a PCR SARS-CoV-2 </w:t>
        </w:r>
      </w:ins>
      <w:ins w:id="96" w:author="Unknown Author" w:date="2022-12-03T10:05:26Z">
        <w:r>
          <w:rPr>
            <w:rFonts w:eastAsia="Calibri" w:cs=""/>
            <w:color w:val="000000" w:themeColor="text1"/>
            <w:kern w:val="0"/>
            <w:sz w:val="22"/>
            <w:szCs w:val="22"/>
            <w:lang w:val="en-US" w:eastAsia="en-US" w:bidi="ar-SA"/>
          </w:rPr>
          <w:t xml:space="preserve">test result (positive or negative), residence in Tyrol (Austria), </w:t>
        </w:r>
      </w:ins>
      <w:ins w:id="97" w:author="Unknown Author" w:date="2022-12-03T10:05:26Z">
        <w:r>
          <w:rPr>
            <w:rFonts w:eastAsia="Calibri" w:cs=""/>
            <w:color w:val="000000" w:themeColor="text1"/>
            <w:kern w:val="0"/>
            <w:sz w:val="22"/>
            <w:szCs w:val="22"/>
            <w:lang w:val="en-US" w:eastAsia="de-AT" w:bidi="ar-SA"/>
          </w:rPr>
          <w:t xml:space="preserve">age 18-70 years and proficiency in German language. Exclusion criteria were active SARS-CoV-2 infection (&lt; </w:t>
        </w:r>
      </w:ins>
      <w:ins w:id="98" w:author="Unknown Author" w:date="2022-12-03T10:05:26Z">
        <w:r>
          <w:rPr>
            <w:rFonts w:eastAsia="Calibri" w:cs=""/>
            <w:color w:val="000000" w:themeColor="text1"/>
            <w:kern w:val="0"/>
            <w:sz w:val="22"/>
            <w:szCs w:val="22"/>
            <w:highlight w:val="yellow"/>
            <w:lang w:val="en-US" w:eastAsia="de-AT" w:bidi="ar-SA"/>
          </w:rPr>
          <w:t>14 days</w:t>
        </w:r>
      </w:ins>
      <w:ins w:id="99" w:author="Unknown Author" w:date="2022-12-03T10:05:26Z">
        <w:r>
          <w:rPr>
            <w:rFonts w:eastAsia="Calibri" w:cs=""/>
            <w:color w:val="000000" w:themeColor="text1"/>
            <w:kern w:val="0"/>
            <w:sz w:val="22"/>
            <w:szCs w:val="22"/>
            <w:lang w:val="en-US" w:eastAsia="de-AT" w:bidi="ar-SA"/>
          </w:rPr>
          <w:t xml:space="preserve"> post diagnosis), pregnancy, active malignancy, organ transplantation, surgery in the past 3 months, acute or chronic inflammatory illness and treatment with oral corticosteroids.</w:t>
        </w:r>
      </w:ins>
    </w:p>
    <w:p>
      <w:pPr>
        <w:pStyle w:val="TextBody"/>
        <w:rPr>
          <w:lang w:val="en-US"/>
          <w:del w:id="107" w:author="Unknown Author" w:date="2022-12-03T10:10:02Z"/>
        </w:rPr>
      </w:pPr>
      <w:ins w:id="101" w:author="Unknown Author" w:date="2022-12-03T09:58:17Z">
        <w:r>
          <w:rPr>
            <w:color w:val="000000" w:themeColor="text1"/>
            <w:lang w:val="en-US"/>
          </w:rPr>
          <w:t xml:space="preserve">Individuals undergoing PCR SARS-CoV-2 screening at the University </w:t>
        </w:r>
      </w:ins>
      <w:ins w:id="102" w:author="Unknown Author" w:date="2022-12-03T09:58:17Z">
        <w:r>
          <w:rPr>
            <w:rFonts w:eastAsia="Calibri" w:cs=""/>
            <w:color w:val="000000" w:themeColor="text1"/>
            <w:kern w:val="0"/>
            <w:sz w:val="22"/>
            <w:szCs w:val="22"/>
            <w:lang w:val="en-US" w:eastAsia="en-US" w:bidi="ar-SA"/>
          </w:rPr>
          <w:t>Hospital</w:t>
        </w:r>
      </w:ins>
      <w:ins w:id="103" w:author="Unknown Author" w:date="2022-12-03T09:58:17Z">
        <w:r>
          <w:rPr>
            <w:color w:val="000000" w:themeColor="text1"/>
            <w:lang w:val="en-US"/>
          </w:rPr>
          <w:t xml:space="preserve"> of Innsbruck (Austria), independently of the result, were invited to participate. Such persons included patients of the </w:t>
        </w:r>
      </w:ins>
      <w:ins w:id="104" w:author="Unknown Author" w:date="2022-12-03T09:58:17Z">
        <w:r>
          <w:rPr>
            <w:color w:val="000000" w:themeColor="text1"/>
            <w:lang w:val="en-US" w:eastAsia="de-AT"/>
          </w:rPr>
          <w:t>University Clinic for Psychiatry I and II and other departments of the hospital.</w:t>
        </w:r>
      </w:ins>
      <w:del w:id="105" w:author="Unknown Author" w:date="2022-12-03T10:04:36Z">
        <w:r>
          <w:rPr>
            <w:color w:val="000000" w:themeColor="text1"/>
            <w:lang w:val="en-US" w:eastAsia="de-AT"/>
          </w:rPr>
          <w:delText xml:space="preserve">Individuals who had been screened positive or negative for SARS-CoV- 2 via PCR at the Tirol Kliniken GmbH Innsbruck (Austria) were contacted via invitation letter. Additionally individuals treated at the psychiatric inpatient and outpatient units in at University Clinic for Psychiatry I and II, Innsbruck (Austria) undergoing routine SARS-CoV-2 screening were </w:delText>
        </w:r>
      </w:del>
      <w:del w:id="106" w:author="Unknown Author" w:date="2022-12-03T10:04:36Z">
        <w:r>
          <w:rPr>
            <w:rFonts w:eastAsia="Calibri"/>
            <w:color w:val="000000" w:themeColor="text1"/>
            <w:lang w:val="en-US" w:eastAsia="de-AT"/>
          </w:rPr>
          <w:delText>invited to participate.</w:delText>
        </w:r>
      </w:del>
    </w:p>
    <w:p>
      <w:pPr>
        <w:pStyle w:val="TextBody"/>
        <w:rPr>
          <w:lang w:val="en-US"/>
        </w:rPr>
      </w:pPr>
      <w:del w:id="108" w:author="Unknown Author" w:date="2022-12-03T10:09:39Z">
        <w:r>
          <w:rPr>
            <w:color w:val="000000" w:themeColor="text1"/>
            <w:lang w:val="en-US" w:eastAsia="de-AT"/>
          </w:rPr>
          <w:delText xml:space="preserve">Inclusion criteria were a SARS-CoV-2 test performed at Tirol Kliniken residence in Tyrol, age 18-70 years and proficiency in German language. Exclusion criteria were active SARS-CoV-2 infection (less than </w:delText>
        </w:r>
      </w:del>
      <w:del w:id="109" w:author="Unknown Author" w:date="2022-12-03T10:09:39Z">
        <w:r>
          <w:rPr>
            <w:color w:val="000000" w:themeColor="text1"/>
            <w:highlight w:val="yellow"/>
            <w:lang w:val="en-US" w:eastAsia="de-AT"/>
          </w:rPr>
          <w:delText>14 days</w:delText>
        </w:r>
      </w:del>
      <w:del w:id="110" w:author="Unknown Author" w:date="2022-12-03T10:09:39Z">
        <w:r>
          <w:rPr>
            <w:color w:val="000000" w:themeColor="text1"/>
            <w:lang w:val="en-US" w:eastAsia="de-AT"/>
          </w:rPr>
          <w:delText xml:space="preserve"> following the positive test), pregnancy, active malignancies, </w:delText>
        </w:r>
      </w:del>
      <w:del w:id="111" w:author="Unknown Author" w:date="2022-12-03T10:09:39Z">
        <w:r>
          <w:rPr>
            <w:rFonts w:eastAsia="Calibri"/>
            <w:color w:val="000000" w:themeColor="text1"/>
            <w:lang w:val="en-US" w:eastAsia="de-AT"/>
          </w:rPr>
          <w:delText>organ</w:delText>
        </w:r>
      </w:del>
      <w:del w:id="112" w:author="Unknown Author" w:date="2022-12-03T10:09:39Z">
        <w:r>
          <w:rPr>
            <w:color w:val="000000" w:themeColor="text1"/>
            <w:lang w:val="en-US" w:eastAsia="de-AT"/>
          </w:rPr>
          <w:delText xml:space="preserve"> transplantation, prior surgery in the past 3 months, or acute or chronic inflammatory illness and treatment with oral corticosteroids</w:delText>
        </w:r>
      </w:del>
      <w:del w:id="113" w:author="Unknown Author" w:date="2022-12-03T10:09:39Z">
        <w:r>
          <w:rPr>
            <w:color w:val="000000" w:themeColor="text1"/>
            <w:lang w:val="en-US" w:eastAsia="de-AT"/>
          </w:rPr>
          <w:commentReference w:id="11"/>
        </w:r>
      </w:del>
      <w:del w:id="114" w:author="Unknown Author" w:date="2022-12-03T10:09:39Z">
        <w:r>
          <w:rPr>
            <w:color w:val="000000" w:themeColor="text1"/>
            <w:lang w:val="en-US" w:eastAsia="de-AT"/>
          </w:rPr>
          <w:delText>.</w:delText>
        </w:r>
      </w:del>
      <w:del w:id="115" w:author="Unknown Author" w:date="2022-12-03T10:09:39Z">
        <w:r>
          <w:rPr>
            <w:color w:val="000000" w:themeColor="text1"/>
            <w:lang w:val="en-GB" w:eastAsia="de-AT"/>
          </w:rPr>
          <w:delText xml:space="preserve">Prior to the study </w:delText>
        </w:r>
      </w:del>
      <w:del w:id="116" w:author="Unknown Author" w:date="2022-12-03T10:09:39Z">
        <w:r>
          <w:rPr>
            <w:color w:val="000000" w:themeColor="text1"/>
            <w:lang w:val="en-US"/>
          </w:rPr>
          <w:delText>sample size was calculated to be 225 to reach a medium effect size (f=0.217)  according to Cohen’s classification.</w:delText>
        </w:r>
      </w:del>
      <w:commentRangeStart w:id="13"/>
      <w:r>
        <w:rPr>
          <w:color w:val="000000" w:themeColor="text1"/>
          <w:lang w:val="en-US"/>
        </w:rPr>
        <w:commentReference w:id="12"/>
      </w:r>
      <w:r>
        <w:rPr/>
        <w:commentReference w:id="14"/>
      </w:r>
      <w:r>
        <w:rPr/>
      </w:r>
      <w:ins w:id="117" w:author="Unknown Author" w:date="2022-12-03T00:18:00Z">
        <w:commentRangeEnd w:id="13"/>
        <w:r>
          <w:commentReference w:id="13"/>
        </w:r>
        <w:r>
          <w:rPr/>
          <w:commentReference w:id="15"/>
        </w:r>
      </w:ins>
      <w:r>
        <w:rPr>
          <w:color w:val="000000" w:themeColor="text1"/>
          <w:lang w:val="en-US"/>
        </w:rPr>
        <w:t xml:space="preserve"> </w:t>
      </w:r>
      <w:r>
        <w:rPr>
          <w:lang w:val="en-US"/>
        </w:rPr>
        <w:t xml:space="preserve">Overall 215 participants were </w:t>
      </w:r>
      <w:ins w:id="118" w:author="Unknown Author" w:date="2022-12-03T10:10:20Z">
        <w:r>
          <w:rPr>
            <w:lang w:val="en-US"/>
          </w:rPr>
          <w:t>enrolled(n=</w:t>
        </w:r>
      </w:ins>
      <w:del w:id="119" w:author="Unknown Author" w:date="2022-12-03T10:10:19Z">
        <w:r>
          <w:rPr>
            <w:lang w:val="en-US"/>
          </w:rPr>
          <w:delText>included in the final analysis</w:delText>
        </w:r>
      </w:del>
      <w:ins w:id="120" w:author="Unknown Author" w:date="2022-12-03T10:10:22Z">
        <w:r>
          <w:rPr>
            <w:lang w:val="en-US"/>
          </w:rPr>
          <w:t xml:space="preserve"> </w:t>
        </w:r>
      </w:ins>
      <w:ins w:id="121" w:author="Unknown Author" w:date="2022-12-03T10:10:22Z">
        <w:r>
          <w:rPr>
            <w:lang w:val="en-US"/>
          </w:rPr>
          <w:t>at psychiatric clinics)</w:t>
        </w:r>
      </w:ins>
      <w:r>
        <w:rPr>
          <w:lang w:val="en-US"/>
        </w:rPr>
        <w:t xml:space="preserve">, of these 72 were </w:t>
      </w:r>
      <w:del w:id="122" w:author="Unknown Author" w:date="2022-12-03T10:11:14Z">
        <w:r>
          <w:rPr>
            <w:lang w:val="en-US"/>
          </w:rPr>
          <w:delText xml:space="preserve">previously </w:delText>
        </w:r>
      </w:del>
      <w:r>
        <w:rPr>
          <w:lang w:val="en-US"/>
        </w:rPr>
        <w:t xml:space="preserve">tested positive and 143 were tested negative for SARS-CoV-2. </w:t>
      </w:r>
      <w:del w:id="123" w:author="Unknown Author" w:date="2022-12-03T10:11:18Z">
        <w:r>
          <w:rPr>
            <w:lang w:val="en-US"/>
          </w:rPr>
          <w:delText xml:space="preserve"> </w:delText>
        </w:r>
      </w:del>
      <w:r>
        <w:rPr>
          <w:lang w:val="en-US"/>
        </w:rPr>
        <w:t xml:space="preserve">The </w:t>
      </w:r>
      <w:ins w:id="124" w:author="Unknown Author" w:date="2022-12-03T10:11:45Z">
        <w:r>
          <w:rPr>
            <w:lang w:val="en-US"/>
          </w:rPr>
          <w:t xml:space="preserve">participants were </w:t>
        </w:r>
      </w:ins>
      <w:ins w:id="125" w:author="Unknown Author" w:date="2022-12-03T10:11:45Z">
        <w:r>
          <w:rPr>
            <w:lang w:val="en-US"/>
          </w:rPr>
          <w:t xml:space="preserve">stratified (1) by the presence of self-reported COVID-19-related persistent somatic symptoms (PSS) and (2) by the presence of anxiety or depression signs defined by </w:t>
        </w:r>
      </w:ins>
      <w:ins w:id="126" w:author="Unknown Author" w:date="2022-12-03T10:11:45Z">
        <w:r>
          <w:rPr>
            <w:rFonts w:eastAsia="Calibri" w:cs="Calibri"/>
            <w:lang w:val="en-US"/>
          </w:rPr>
          <w:t>≥</w:t>
        </w:r>
      </w:ins>
      <w:ins w:id="127" w:author="Unknown Author" w:date="2022-12-03T10:11:45Z">
        <w:r>
          <w:rPr>
            <w:rFonts w:eastAsia="Calibri"/>
            <w:lang w:val="en-US"/>
          </w:rPr>
          <w:t xml:space="preserve">8 points at </w:t>
        </w:r>
      </w:ins>
      <w:ins w:id="128" w:author="Unknown Author" w:date="2022-12-03T10:11:45Z">
        <w:r>
          <w:rPr>
            <w:lang w:val="en-US"/>
          </w:rPr>
          <w:t>the respective sub-scales of HADS (Hospital Anxiety and Depression Scale).</w:t>
        </w:r>
      </w:ins>
      <w:del w:id="129" w:author="Unknown Author" w:date="2022-12-03T10:17:59Z">
        <w:r>
          <w:rPr>
            <w:lang w:val="en-US"/>
          </w:rPr>
          <w:delText xml:space="preserve">following subgroups were analyzed: participants with/without self-reported persistent COVID-19 related somatic symptoms (factor PSS) and participants with/without signs of anxiety/depression as defined by </w:delText>
        </w:r>
      </w:del>
      <w:del w:id="130" w:author="Unknown Author" w:date="2022-12-03T10:17:59Z">
        <w:r>
          <w:rPr>
            <w:color w:val="000000" w:themeColor="text1"/>
            <w:lang w:val="en-US"/>
          </w:rPr>
          <w:delText>Hospital anxiety and depression scale,</w:delText>
        </w:r>
      </w:del>
      <w:del w:id="131" w:author="Unknown Author" w:date="2022-12-03T10:17:59Z">
        <w:r>
          <w:rPr>
            <w:lang w:val="en-US"/>
          </w:rPr>
          <w:delText xml:space="preserve"> anxiety and/or depression subscale </w:delText>
        </w:r>
      </w:del>
      <w:del w:id="132" w:author="Unknown Author" w:date="2022-12-03T10:17:59Z">
        <w:r>
          <w:rPr>
            <w:rFonts w:eastAsia="Calibri" w:cs="Calibri"/>
            <w:lang w:val="en-US"/>
          </w:rPr>
          <w:delText>≥</w:delText>
        </w:r>
      </w:del>
      <w:del w:id="133" w:author="Unknown Author" w:date="2022-12-03T10:17:59Z">
        <w:r>
          <w:rPr>
            <w:rFonts w:eastAsia="Calibri"/>
            <w:lang w:val="en-US"/>
          </w:rPr>
          <w:delText>8 points (factor HADS)</w:delText>
        </w:r>
      </w:del>
      <w:del w:id="134" w:author="Unknown Author" w:date="2022-12-03T10:18:00Z">
        <w:r>
          <w:rPr>
            <w:rFonts w:eastAsia="Calibri"/>
            <w:lang w:val="en-US"/>
          </w:rPr>
          <w:delText>.</w:delText>
        </w:r>
      </w:del>
    </w:p>
    <w:p>
      <w:pPr>
        <w:pStyle w:val="Heading2"/>
        <w:rPr>
          <w:lang w:val="en-US"/>
        </w:rPr>
      </w:pPr>
      <w:r>
        <w:rPr>
          <w:lang w:val="en-US"/>
        </w:rPr>
        <w:t>Procedures</w:t>
      </w:r>
    </w:p>
    <w:p>
      <w:pPr>
        <w:pStyle w:val="Heading3"/>
        <w:rPr>
          <w:lang w:val="en-US"/>
          <w:ins w:id="137" w:author="Unknown Author" w:date="2022-12-03T10:19:10Z"/>
        </w:rPr>
      </w:pPr>
      <w:del w:id="135" w:author="Unknown Author" w:date="2022-12-03T10:19:10Z">
        <w:r>
          <w:rPr>
            <w:lang w:val="en-US"/>
          </w:rPr>
          <w:delText>Psychometric assessment of symptoms of anxiety and depression</w:delText>
        </w:r>
      </w:del>
      <w:ins w:id="136" w:author="Unknown Author" w:date="2022-12-03T10:19:10Z">
        <w:r>
          <w:rPr>
            <w:rFonts w:eastAsia="" w:cs="" w:cstheme="majorBidi" w:eastAsiaTheme="majorEastAsia"/>
            <w:b/>
            <w:bCs/>
            <w:color w:val="auto"/>
            <w:kern w:val="0"/>
            <w:sz w:val="24"/>
            <w:szCs w:val="24"/>
            <w:lang w:val="en-US" w:eastAsia="en-US" w:bidi="ar-SA"/>
          </w:rPr>
          <w:t>Measures of depression, anxiety and somatic symptom survey</w:t>
        </w:r>
      </w:ins>
    </w:p>
    <w:p>
      <w:pPr>
        <w:pStyle w:val="TextBody"/>
        <w:rPr>
          <w:lang w:val="en-US"/>
          <w:ins w:id="141" w:author="Unknown Author" w:date="2022-12-03T10:19:10Z"/>
        </w:rPr>
      </w:pPr>
      <w:ins w:id="138" w:author="Unknown Author" w:date="2022-12-03T10:19:10Z">
        <w:r>
          <w:rPr>
            <w:color w:val="000000" w:themeColor="text1"/>
            <w:lang w:val="en-US"/>
          </w:rPr>
          <w:t xml:space="preserve">Sociodemographic variables, history of somatic and mental health conditions, date and result of SARS-CoV-2 PCR and </w:t>
        </w:r>
      </w:ins>
      <w:ins w:id="139" w:author="Unknown Author" w:date="2022-12-03T10:19:10Z">
        <w:r>
          <w:rPr>
            <w:color w:val="000000" w:themeColor="text1"/>
            <w:lang w:val="en-US"/>
          </w:rPr>
          <w:t>depression/anxiety rating</w:t>
        </w:r>
      </w:ins>
      <w:ins w:id="140" w:author="Unknown Author" w:date="2022-12-03T10:19:10Z">
        <w:r>
          <w:rPr>
            <w:color w:val="000000" w:themeColor="text1"/>
            <w:lang w:val="en-US"/>
          </w:rPr>
          <w:t xml:space="preserve"> were recorded during the in person study visit.</w:t>
        </w:r>
      </w:ins>
    </w:p>
    <w:p>
      <w:pPr>
        <w:pStyle w:val="TextBody"/>
        <w:rPr>
          <w:lang w:val="en-US"/>
          <w:ins w:id="148" w:author="Unknown Author" w:date="2022-12-03T10:23:11Z"/>
        </w:rPr>
      </w:pPr>
      <w:ins w:id="142" w:author="Unknown Author" w:date="2022-12-03T10:19:10Z">
        <w:r>
          <w:rPr>
            <w:lang w:val="en-US"/>
          </w:rPr>
          <w:t xml:space="preserve">Signs of anxiety and depression were assessed with HADS comprising depression and anxiety sub-scales (7-items each, possible scoring 0 – 21). </w:t>
        </w:r>
      </w:ins>
      <w:ins w:id="143" w:author="Unknown Author" w:date="2022-12-03T10:21:44Z">
        <w:r>
          <w:rPr>
            <w:lang w:val="en-US"/>
          </w:rPr>
          <w:t>A</w:t>
        </w:r>
      </w:ins>
      <w:del w:id="144" w:author="Unknown Author" w:date="2022-12-03T10:21:44Z">
        <w:r>
          <w:rPr>
            <w:lang w:val="en-US"/>
          </w:rPr>
          <w:delText xml:space="preserve">To assess </w:delText>
        </w:r>
      </w:del>
      <w:del w:id="145" w:author="Unknown Author" w:date="2022-12-03T10:21:44Z">
        <w:r>
          <w:rPr>
            <w:color w:val="000000" w:themeColor="text1"/>
            <w:lang w:val="en-US"/>
          </w:rPr>
          <w:delText>anxious and depressive symptoms, the Hospital anxiety and depression scale (HADS) was used. The HADS comprises 14 items: a 7-item subscale on anxiety and a 7-item subscale on depression. The total possible score range for each subscale is 0 to 21</w:delText>
        </w:r>
      </w:del>
      <w:del w:id="146" w:author="Unknown Author" w:date="2022-12-03T10:21:44Z">
        <w:r>
          <w:rPr>
            <w:rFonts w:cs="Calibri" w:cstheme="minorHAnsi"/>
            <w:color w:val="000000" w:themeColor="text1"/>
            <w:lang w:val="en-GB"/>
          </w:rPr>
          <w:delText>, with higher scores indicating higher levels</w:delText>
        </w:r>
      </w:del>
      <w:del w:id="147" w:author="Unknown Author" w:date="2022-12-03T10:21:44Z">
        <w:r>
          <w:rPr>
            <w:color w:val="000000" w:themeColor="text1"/>
            <w:lang w:val="en-US"/>
          </w:rPr>
          <w:delText xml:space="preserve"> of anxiety/depression. In accordance with existing literature, a</w:delText>
        </w:r>
      </w:del>
      <w:r>
        <w:rPr>
          <w:color w:val="000000" w:themeColor="text1"/>
          <w:lang w:val="en-US"/>
        </w:rPr>
        <w:t xml:space="preserve"> cutoff of </w:t>
      </w:r>
      <w:r>
        <w:rPr>
          <w:color w:val="000000" w:themeColor="text1"/>
          <w:u w:val="single"/>
          <w:lang w:val="en-US"/>
        </w:rPr>
        <w:t>&gt;</w:t>
      </w:r>
      <w:r>
        <w:rPr>
          <w:color w:val="000000" w:themeColor="text1"/>
          <w:lang w:val="en-US"/>
        </w:rPr>
        <w:t xml:space="preserve">8 for each subscale was used to identify individuals with clinically relevant symptom load </w:t>
      </w:r>
      <w:r>
        <w:fldChar w:fldCharType="begin"/>
      </w:r>
      <w:r>
        <w:rPr>
          <w:color w:val="000000"/>
          <w:lang w:val="en-US"/>
        </w:rPr>
        <w:instrText>ADDIN EN.CITE &lt;EndNote&gt;&lt;Cite&gt;&lt;Author&gt;Bjelland&lt;/Author&gt;&lt;Year&gt;2002&lt;/Year&gt;&lt;RecNum&gt;80&lt;/RecNum&gt;&lt;DisplayText&gt;(Bjelland et al., 2002)&lt;/DisplayText&gt;&lt;record&gt;&lt;rec-number&gt;80&lt;/rec-number&gt;&lt;foreign-keys&gt;&lt;key app="EN" db-id="9tt09s2ss9vtrhedz5b55dtx0005ssfv2rwp" timestamp="1665400236"&gt;80&lt;/key&gt;&lt;/foreign-keys&gt;&lt;ref-type name="Journal Article"&gt;17&lt;/ref-type&gt;&lt;contributors&gt;&lt;authors&gt;&lt;author&gt;Bjelland, I.&lt;/author&gt;&lt;author&gt;Dahl, A. A.&lt;/author&gt;&lt;author&gt;Haug, T. T.&lt;/author&gt;&lt;author&gt;Neckelmann, D.&lt;/author&gt;&lt;/authors&gt;&lt;/contributors&gt;&lt;auth-address&gt;Department of Public Health and Primary Health Care, Section for Preventive Medicine, Haukeland Hospital, Armauer Hansen Building, University of Bergen, N-5021, Bergen, Norway. ingvar.bjelland@uib.no&lt;/auth-address&gt;&lt;titles&gt;&lt;title&gt;The validity of the Hospital Anxiety and Depression Scale. An updated literature review&lt;/title&gt;&lt;secondary-title&gt;J Psychosom Res&lt;/secondary-title&gt;&lt;/titles&gt;&lt;periodical&gt;&lt;full-title&gt;J Psychosom Res&lt;/full-title&gt;&lt;/periodical&gt;&lt;pages&gt;69-77&lt;/pages&gt;&lt;volume&gt;52&lt;/volume&gt;&lt;number&gt;2&lt;/number&gt;&lt;edition&gt;2002/02/08&lt;/edition&gt;&lt;keywords&gt;&lt;keyword&gt;Anxiety Disorders/*diagnosis&lt;/keyword&gt;&lt;keyword&gt;Depressive Disorder/*diagnosis&lt;/keyword&gt;&lt;keyword&gt;Humans&lt;/keyword&gt;&lt;keyword&gt;Primary Health Care&lt;/keyword&gt;&lt;keyword&gt;*Psychiatric Status Rating Scales&lt;/keyword&gt;&lt;keyword&gt;Psychometrics&lt;/keyword&gt;&lt;keyword&gt;Reproducibility of Results&lt;/keyword&gt;&lt;keyword&gt;Sensitivity and Specificity&lt;/keyword&gt;&lt;keyword&gt;Surveys and Questionnaires&lt;/keyword&gt;&lt;/keywords&gt;&lt;dates&gt;&lt;year&gt;2002&lt;/year&gt;&lt;pub-dates&gt;&lt;date&gt;Feb&lt;/date&gt;&lt;/pub-dates&gt;&lt;/dates&gt;&lt;isbn&gt;0022-3999 (Print)&amp;#xD;0022-3999&lt;/isbn&gt;&lt;accession-num&gt;11832252&lt;/accession-num&gt;&lt;urls&gt;&lt;/urls&gt;&lt;electronic-resource-num&gt;10.1016/s0022-3999(01)00296-3&lt;/electronic-resource-num&gt;&lt;remote-database-provider&gt;NLM&lt;/remote-database-provider&gt;&lt;language&gt;eng&lt;/language&gt;&lt;/record&gt;&lt;/Cite&gt;&lt;/EndNote&gt;</w:instrText>
      </w:r>
      <w:r>
        <w:rPr>
          <w:color w:val="000000" w:themeColor="text1"/>
          <w:lang w:val="en-US"/>
        </w:rPr>
      </w:r>
      <w:r>
        <w:rPr>
          <w:color w:val="000000"/>
          <w:lang w:val="en-US"/>
        </w:rPr>
        <w:fldChar w:fldCharType="separate"/>
      </w:r>
      <w:r>
        <w:rPr>
          <w:color w:val="000000" w:themeColor="text1"/>
          <w:lang w:val="en-US"/>
        </w:rPr>
      </w:r>
      <w:r>
        <w:rPr>
          <w:rFonts w:cs="Calibri" w:cstheme="minorHAnsi"/>
          <w:color w:val="000000" w:themeColor="text1"/>
          <w:lang w:val="en-GB"/>
        </w:rPr>
        <w:t>(Bjelland et al., 2002)</w:t>
      </w:r>
      <w:r>
        <w:rPr>
          <w:color w:val="000000" w:themeColor="text1"/>
          <w:lang w:val="en-US"/>
        </w:rPr>
      </w:r>
      <w:r>
        <w:rPr>
          <w:color w:val="000000"/>
          <w:lang w:val="en-US"/>
        </w:rPr>
        <w:fldChar w:fldCharType="end"/>
      </w:r>
      <w:r>
        <w:rPr>
          <w:color w:val="000000" w:themeColor="text1"/>
          <w:lang w:val="en-US"/>
        </w:rPr>
        <w:t>.</w:t>
      </w:r>
    </w:p>
    <w:p>
      <w:pPr>
        <w:pStyle w:val="TextBody"/>
        <w:rPr>
          <w:lang w:val="en-US"/>
        </w:rPr>
      </w:pPr>
      <w:ins w:id="149" w:author="Unknown Author" w:date="2022-12-03T10:23:11Z">
        <w:r>
          <w:rPr>
            <w:color w:val="000000" w:themeColor="text1"/>
            <w:lang w:val="en-US"/>
          </w:rPr>
          <w:t xml:space="preserve">Presence and duration of self-reported COVID-19-related symptoms was recorded with a checklist </w:t>
        </w:r>
      </w:ins>
      <w:ins w:id="150" w:author="Unknown Author" w:date="2022-12-03T10:23:11Z">
        <w:commentRangeStart w:id="16"/>
        <w:r>
          <w:rPr>
            <w:color w:val="000000" w:themeColor="text1"/>
            <w:lang w:val="en-US"/>
          </w:rPr>
          <w:t>(somatic: fever, chills, running nose, cough, sore throat, shortness of breath, abdominal pain, diarrhea, vomiting, headache, physical weakness/fatigue, muscle/joint aches, hyposmia/hypalgia, other; mental symptoms: mental weakness/fatigue, anxiety/panic)</w:t>
        </w:r>
      </w:ins>
      <w:ins w:id="151" w:author="Unknown Author" w:date="2022-12-03T10:23:11Z">
        <w:r>
          <w:rPr>
            <w:color w:val="000000" w:themeColor="text1"/>
            <w:lang w:val="en-US"/>
          </w:rPr>
        </w:r>
      </w:ins>
      <w:ins w:id="152" w:author="Unknown Author" w:date="2022-12-03T10:25:00Z">
        <w:commentRangeEnd w:id="16"/>
        <w:r>
          <w:commentReference w:id="16"/>
        </w:r>
        <w:r>
          <w:rPr>
            <w:color w:val="000000" w:themeColor="text1"/>
            <w:lang w:val="en-US"/>
          </w:rPr>
          <w:t>.</w:t>
        </w:r>
      </w:ins>
      <w:ins w:id="153" w:author="Unknown Author" w:date="2022-12-03T11:10:05Z">
        <w:r>
          <w:rPr>
            <w:color w:val="000000" w:themeColor="text1"/>
            <w:lang w:val="en-US"/>
          </w:rPr>
          <w:t xml:space="preserve"> </w:t>
        </w:r>
      </w:ins>
      <w:ins w:id="154" w:author="Unknown Author" w:date="2022-12-03T11:10:05Z">
        <w:r>
          <w:rPr>
            <w:rFonts w:eastAsia="Calibri" w:cs=""/>
            <w:color w:val="000000" w:themeColor="text1"/>
            <w:kern w:val="0"/>
            <w:sz w:val="22"/>
            <w:szCs w:val="22"/>
            <w:lang w:val="en-US" w:eastAsia="en-US" w:bidi="ar-SA"/>
          </w:rPr>
          <w:t>PSS</w:t>
        </w:r>
      </w:ins>
      <w:ins w:id="155" w:author="Unknown Author" w:date="2022-12-03T11:10:05Z">
        <w:r>
          <w:rPr>
            <w:color w:val="000000" w:themeColor="text1"/>
            <w:lang w:val="en-US"/>
          </w:rPr>
          <w:t xml:space="preserve"> were defined as self-reported complaints present</w:t>
        </w:r>
      </w:ins>
      <w:ins w:id="156" w:author="Unknown Author" w:date="2022-12-03T11:11:11Z">
        <w:r>
          <w:rPr>
            <w:color w:val="000000" w:themeColor="text1"/>
            <w:lang w:val="en-US"/>
          </w:rPr>
          <w:t xml:space="preserve"> at the study visit and lasting for at least </w:t>
        </w:r>
      </w:ins>
      <w:ins w:id="157" w:author="Unknown Author" w:date="2022-12-03T11:12:00Z">
        <w:r>
          <w:rPr>
            <w:rFonts w:eastAsia="Calibri" w:cs=""/>
            <w:color w:val="000000" w:themeColor="text1"/>
            <w:kern w:val="0"/>
            <w:sz w:val="22"/>
            <w:szCs w:val="22"/>
            <w:lang w:val="en-US" w:eastAsia="en-US" w:bidi="ar-SA"/>
          </w:rPr>
          <w:t>…</w:t>
        </w:r>
      </w:ins>
      <w:ins w:id="158" w:author="Unknown Author" w:date="2022-12-03T11:12:00Z">
        <w:r>
          <w:rPr>
            <w:color w:val="000000" w:themeColor="text1"/>
            <w:lang w:val="en-US"/>
          </w:rPr>
          <w:t xml:space="preserve"> days after symptom onset in participants </w:t>
        </w:r>
      </w:ins>
      <w:ins w:id="159" w:author="Unknown Author" w:date="2022-12-03T11:12:00Z">
        <w:r>
          <w:rPr>
            <w:rFonts w:eastAsia="Calibri" w:cs=""/>
            <w:color w:val="000000" w:themeColor="text1"/>
            <w:kern w:val="0"/>
            <w:sz w:val="22"/>
            <w:szCs w:val="22"/>
            <w:lang w:val="en-US" w:eastAsia="en-US" w:bidi="ar-SA"/>
          </w:rPr>
          <w:t>with</w:t>
        </w:r>
      </w:ins>
      <w:ins w:id="160" w:author="Unknown Author" w:date="2022-12-03T11:12:00Z">
        <w:r>
          <w:rPr>
            <w:color w:val="000000" w:themeColor="text1"/>
            <w:lang w:val="en-US"/>
          </w:rPr>
          <w:t xml:space="preserve"> a positive PCR result</w:t>
        </w:r>
      </w:ins>
      <w:ins w:id="161" w:author="Unknown Author" w:date="2022-12-03T11:12:00Z">
        <w:r>
          <w:rPr>
            <w:color w:val="000000" w:themeColor="text1"/>
            <w:lang w:val="en-US"/>
          </w:rPr>
          <w:commentReference w:id="17"/>
        </w:r>
      </w:ins>
      <w:ins w:id="162" w:author="Unknown Author" w:date="2022-12-03T11:12:00Z">
        <w:r>
          <w:rPr>
            <w:color w:val="000000" w:themeColor="text1"/>
            <w:lang w:val="en-US"/>
          </w:rPr>
          <w:t>.</w:t>
        </w:r>
      </w:ins>
    </w:p>
    <w:p>
      <w:pPr>
        <w:pStyle w:val="Heading3"/>
        <w:rPr>
          <w:lang w:val="de-AT"/>
          <w:del w:id="164" w:author="Unknown Author" w:date="2022-12-03T10:25:18Z"/>
        </w:rPr>
      </w:pPr>
      <w:del w:id="163" w:author="Unknown Author" w:date="2022-12-03T10:25:18Z">
        <w:r>
          <w:rPr/>
        </w:r>
      </w:del>
    </w:p>
    <w:p>
      <w:pPr>
        <w:pStyle w:val="Heading3"/>
        <w:rPr>
          <w:lang w:val="en-US"/>
          <w:del w:id="166" w:author="Unknown Author" w:date="2022-12-03T10:25:18Z"/>
        </w:rPr>
      </w:pPr>
      <w:del w:id="165" w:author="Unknown Author" w:date="2022-12-03T10:25:18Z">
        <w:r>
          <w:rPr>
            <w:lang w:val="en-US"/>
          </w:rPr>
          <w:delText>Physician visit</w:delText>
        </w:r>
      </w:del>
    </w:p>
    <w:p>
      <w:pPr>
        <w:pStyle w:val="TextBody"/>
        <w:rPr>
          <w:lang w:val="en-US"/>
          <w:del w:id="168" w:author="Unknown Author" w:date="2022-12-03T10:25:18Z"/>
        </w:rPr>
      </w:pPr>
      <w:del w:id="167" w:author="Unknown Author" w:date="2022-12-03T10:25:18Z">
        <w:r>
          <w:rPr>
            <w:color w:val="000000" w:themeColor="text1"/>
            <w:lang w:val="en-US"/>
          </w:rPr>
          <w:delText>Sociodemographic variables, history of somatic and mental health conditions as well as the date and result of SARS-CoV-2 PCR were recorded during the in person study visit. Participants were asked to report any COVID-19-related symptoms during the clinical interview which was conducted with the help of a checklist (fever, chills, running nose, cough, sore throat, shortness of breath, abdominal pain, diarrhea, vomiting, headache, feeling of physical weakness/fatigue, feeling of mental weakness/fatigue, anxiety/panic, muscle/joint aches, hyposmia/hypalgia, other) and whether any of these symptoms persisted until the date of the investigation.</w:delText>
        </w:r>
      </w:del>
    </w:p>
    <w:p>
      <w:pPr>
        <w:pStyle w:val="TextBody"/>
        <w:rPr>
          <w:color w:val="000000" w:themeColor="text1"/>
          <w:lang w:val="en-US"/>
          <w:del w:id="170" w:author="Unknown Author" w:date="2022-12-03T10:25:18Z"/>
        </w:rPr>
      </w:pPr>
      <w:del w:id="169" w:author="Unknown Author" w:date="2022-12-03T10:25:18Z">
        <w:r>
          <w:rPr>
            <w:color w:val="000000" w:themeColor="text1"/>
            <w:lang w:val="en-US"/>
          </w:rPr>
        </w:r>
      </w:del>
    </w:p>
    <w:p>
      <w:pPr>
        <w:pStyle w:val="Heading3"/>
        <w:rPr>
          <w:lang w:val="de-AT"/>
        </w:rPr>
      </w:pPr>
      <w:r>
        <w:rPr>
          <w:lang w:val="de-AT"/>
        </w:rPr>
        <w:t>Laboratory blood analysis</w:t>
      </w:r>
    </w:p>
    <w:p>
      <w:pPr>
        <w:pStyle w:val="TextBody"/>
        <w:rPr>
          <w:lang w:val="en-US"/>
          <w:del w:id="173" w:author="Unknown Author" w:date="2022-12-03T11:03:17Z"/>
        </w:rPr>
      </w:pPr>
      <w:r>
        <w:rPr>
          <w:lang w:val="en-US"/>
        </w:rPr>
        <w:t xml:space="preserve">Venous blood was drawn </w:t>
      </w:r>
      <w:del w:id="171" w:author="Unknown Author" w:date="2022-12-03T11:03:05Z">
        <w:r>
          <w:rPr>
            <w:lang w:val="en-US"/>
          </w:rPr>
          <w:delText xml:space="preserve">immediately after the questionnaires were filled out </w:delText>
        </w:r>
      </w:del>
      <w:r>
        <w:rPr>
          <w:lang w:val="en-US"/>
        </w:rPr>
        <w:t>into serum, EDTA and heparin vials. An aliquot of serum samples were stored at -80°C until use.</w:t>
      </w:r>
      <w:ins w:id="172" w:author="Unknown Author" w:date="2022-12-03T11:03:16Z">
        <w:r>
          <w:rPr>
            <w:lang w:val="en-US"/>
          </w:rPr>
          <w:t xml:space="preserve"> </w:t>
        </w:r>
      </w:ins>
    </w:p>
    <w:p>
      <w:pPr>
        <w:pStyle w:val="TextBody"/>
        <w:rPr>
          <w:lang w:val="en-US"/>
        </w:rPr>
      </w:pPr>
      <w:r>
        <w:rPr>
          <w:lang w:val="en-US"/>
        </w:rPr>
        <w:t xml:space="preserve">C-reactive protein (CRP), interleukin-6 (IL-6), and full blood count were determined in the University Hospital of Innsbruck´s certified clinical routine laboratory. CRP and IL-6 were measured using a </w:t>
      </w:r>
      <w:r>
        <w:rPr>
          <w:highlight w:val="yellow"/>
          <w:lang w:val="en-US"/>
        </w:rPr>
        <w:t>Roche Cobas 8000 analyzer</w:t>
      </w:r>
      <w:r>
        <w:rPr>
          <w:lang w:val="en-US"/>
        </w:rPr>
        <w:t xml:space="preserve">. The full blood count was done using </w:t>
      </w:r>
      <w:commentRangeStart w:id="18"/>
      <w:r>
        <w:rPr>
          <w:highlight w:val="yellow"/>
          <w:lang w:val="en-US"/>
        </w:rPr>
        <w:t>XXXXX</w:t>
      </w:r>
      <w:r>
        <w:rPr>
          <w:highlight w:val="yellow"/>
          <w:lang w:val="en-US"/>
        </w:rPr>
      </w:r>
      <w:commentRangeEnd w:id="18"/>
      <w:r>
        <w:commentReference w:id="18"/>
      </w:r>
      <w:r>
        <w:rPr>
          <w:lang w:val="en-US"/>
        </w:rPr>
        <w:t>. Neopterin</w:t>
      </w:r>
      <w:ins w:id="174" w:author="Unknown Author" w:date="2022-12-03T12:42:47Z">
        <w:r>
          <w:rPr>
            <w:lang w:val="en-US"/>
          </w:rPr>
          <w:t xml:space="preserve"> </w:t>
        </w:r>
      </w:ins>
      <w:ins w:id="175" w:author="Unknown Author" w:date="2022-12-03T12:42:47Z">
        <w:r>
          <w:rPr>
            <w:lang w:val="en-US"/>
          </w:rPr>
          <w:t>(NEO)</w:t>
        </w:r>
      </w:ins>
      <w:r>
        <w:rPr>
          <w:lang w:val="en-US"/>
        </w:rPr>
        <w:t xml:space="preserve"> </w:t>
      </w:r>
      <w:del w:id="176" w:author="Unknown Author" w:date="2022-12-03T11:03:54Z">
        <w:r>
          <w:rPr>
            <w:lang w:val="en-US"/>
          </w:rPr>
          <w:delText>concentrations were</w:delText>
        </w:r>
      </w:del>
      <w:ins w:id="177" w:author="Unknown Author" w:date="2022-12-03T11:03:54Z">
        <w:r>
          <w:rPr>
            <w:rFonts w:eastAsia="Calibri" w:cs="" w:cstheme="minorBidi" w:eastAsiaTheme="minorHAnsi"/>
            <w:color w:val="auto"/>
            <w:kern w:val="0"/>
            <w:sz w:val="22"/>
            <w:szCs w:val="22"/>
            <w:lang w:val="en-US" w:eastAsia="en-US" w:bidi="ar-SA"/>
          </w:rPr>
          <w:t>was</w:t>
        </w:r>
      </w:ins>
      <w:r>
        <w:rPr>
          <w:lang w:val="en-US"/>
        </w:rPr>
        <w:t xml:space="preserve"> measured by enzyme-linked immunosorbent assay (</w:t>
      </w:r>
      <w:ins w:id="178" w:author="Unknown Author" w:date="2022-12-03T11:05:35Z">
        <w:r>
          <w:rPr>
            <w:lang w:val="en-US"/>
          </w:rPr>
          <w:t xml:space="preserve">ELISA, </w:t>
        </w:r>
      </w:ins>
      <w:r>
        <w:rPr>
          <w:lang w:val="en-US"/>
        </w:rPr>
        <w:t xml:space="preserve">BRAHMS Diagnostics, Berlin, Germany). TRP, KYN, PHE and TYR, were determined by high-performance liquid chromatography, as described elsewhere </w:t>
      </w:r>
      <w:ins w:id="179" w:author="Unknown Author" w:date="2022-12-03T11:04:34Z">
        <w:r>
          <w:rPr>
            <w:lang w:val="en-US"/>
          </w:rPr>
          <w:t>and the KYN/TRP ratios calculated</w:t>
        </w:r>
      </w:ins>
      <w:r>
        <w:rPr>
          <w:lang w:val="en-US"/>
        </w:rPr>
        <w:t xml:space="preserv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(Neurauter et al., 2008; Widner et al., 1997)</w:t>
      </w:r>
      <w:r>
        <w:rPr>
          <w:lang w:val="en-US"/>
        </w:rPr>
      </w:r>
      <w:r>
        <w:rPr>
          <w:lang w:val="en-US"/>
        </w:rPr>
        <w:fldChar w:fldCharType="end"/>
      </w:r>
      <w:del w:id="180" w:author="Unknown Author" w:date="2022-12-03T11:04:51Z">
        <w:r>
          <w:rPr>
            <w:lang w:val="en-US"/>
          </w:rPr>
          <w:delText xml:space="preserve">. The ratios of KYN/TRP and PHE/TYR were calculated as indices of IDO and PHA activity, respectively </w:delText>
        </w:r>
      </w:del>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(Capuron et al., 2011)</w:t>
      </w:r>
      <w:r>
        <w:rPr>
          <w:lang w:val="en-US"/>
        </w:rPr>
      </w:r>
      <w:r>
        <w:rPr>
          <w:lang w:val="en-US"/>
        </w:rPr>
        <w:fldChar w:fldCharType="end"/>
      </w:r>
      <w:r>
        <w:rPr>
          <w:lang w:val="en-US"/>
        </w:rPr>
        <w:t>. Serum nitrite</w:t>
      </w:r>
      <w:ins w:id="181" w:author="Unknown Author" w:date="2022-12-03T11:18:05Z">
        <w:r>
          <w:rPr>
            <w:lang w:val="en-US"/>
          </w:rPr>
          <w:t xml:space="preserve"> </w:t>
        </w:r>
      </w:ins>
      <w:ins w:id="182" w:author="Unknown Author" w:date="2022-12-03T11:18:05Z">
        <w:r>
          <w:rPr>
            <w:lang w:val="en-US"/>
          </w:rPr>
          <w:t>(NO)</w:t>
        </w:r>
      </w:ins>
      <w:r>
        <w:rPr>
          <w:lang w:val="en-US"/>
        </w:rPr>
        <w:t xml:space="preserve"> </w:t>
      </w:r>
      <w:del w:id="183" w:author="Unknown Author" w:date="2022-12-03T11:18:13Z">
        <w:r>
          <w:rPr>
            <w:lang w:val="en-US"/>
          </w:rPr>
          <w:delText>concentrations</w:delText>
        </w:r>
      </w:del>
      <w:del w:id="184" w:author="Unknown Author" w:date="2022-12-03T11:05:10Z">
        <w:r>
          <w:rPr>
            <w:lang w:val="en-US"/>
          </w:rPr>
          <w:delText>, which are considered surrogate markers for nitric oxide,</w:delText>
        </w:r>
      </w:del>
      <w:del w:id="185" w:author="Unknown Author" w:date="2022-12-03T11:18:13Z">
        <w:r>
          <w:rPr>
            <w:lang w:val="en-US"/>
          </w:rPr>
          <w:delText xml:space="preserve"> were</w:delText>
        </w:r>
      </w:del>
      <w:ins w:id="186" w:author="Unknown Author" w:date="2022-12-03T11:18:13Z">
        <w:r>
          <w:rPr>
            <w:rFonts w:eastAsia="Calibri" w:cs="" w:cstheme="minorBidi" w:eastAsiaTheme="minorHAnsi"/>
            <w:color w:val="auto"/>
            <w:kern w:val="0"/>
            <w:sz w:val="22"/>
            <w:szCs w:val="22"/>
            <w:lang w:val="en-US" w:eastAsia="en-US" w:bidi="ar-SA"/>
          </w:rPr>
          <w:t>was</w:t>
        </w:r>
      </w:ins>
      <w:r>
        <w:rPr>
          <w:lang w:val="en-US"/>
        </w:rPr>
        <w:t xml:space="preserve"> measured via the Griess reaction assay </w:t>
      </w:r>
      <w:r>
        <w:fldChar w:fldCharType="begin"/>
      </w:r>
      <w:r>
        <w:rPr>
          <w:lang w:val="en-US"/>
        </w:rPr>
        <w:instrText>ADDIN EN.CITE &lt;EndNote&gt;&lt;Cite&gt;&lt;Author&gt;Giustarini&lt;/Author&gt;&lt;Year&gt;2004&lt;/Year&gt;&lt;RecNum&gt;2543&lt;/RecNum&gt;&lt;DisplayText&gt;(Giustarini et al., 2004)&lt;/DisplayText&gt;&lt;record&gt;&lt;rec-number&gt;2543&lt;/rec-number&gt;&lt;foreign-keys&gt;&lt;key app="EN" db-id="drdv0v0r1vpx23erafqv9aroxw9x5pveaz0v" timestamp="1586948381"&gt;2543&lt;/key&gt;&lt;/foreign-keys&gt;&lt;ref-type name="Journal Article"&gt;17&lt;/ref-type&gt;&lt;contributors&gt;&lt;authors&gt;&lt;author&gt;Giustarini, D.&lt;/author&gt;&lt;author&gt;Dalle-Donne, I.&lt;/author&gt;&lt;author&gt;Colombo, R.&lt;/author&gt;&lt;author&gt;Milzani, A.&lt;/author&gt;&lt;author&gt;Rossi, R.&lt;/author&gt;&lt;/authors&gt;&lt;/contributors&gt;&lt;auth-address&gt;Department of Neuroscience, Pharmacology Unit, University of Siena, Via A. Moro 4, 53100, Siena, Italy. giustarini@unisi.it&lt;/auth-address&gt;&lt;titles&gt;&lt;title&gt;Adaptation of the Griess reaction for detection of nitrite in human plasma&lt;/title&gt;&lt;secondary-title&gt;Free Radic Res&lt;/secondary-title&gt;&lt;alt-title&gt;Free radical research&lt;/alt-title&gt;&lt;/titles&gt;&lt;periodical&gt;&lt;full-title&gt;Free Radic Res&lt;/full-title&gt;&lt;abbr-1&gt;Free radical research&lt;/abbr-1&gt;&lt;/periodical&gt;&lt;alt-periodical&gt;&lt;full-title&gt;Free Radic Res&lt;/full-title&gt;&lt;abbr-1&gt;Free radical research&lt;/abbr-1&gt;&lt;/alt-periodical&gt;&lt;pages&gt;1235-40&lt;/pages&gt;&lt;volume&gt;38&lt;/volume&gt;&lt;number&gt;11&lt;/number&gt;&lt;edition&gt;2004/12/29&lt;/edition&gt;&lt;keywords&gt;&lt;keyword&gt;Health&lt;/keyword&gt;&lt;keyword&gt;Humans&lt;/keyword&gt;&lt;keyword&gt;Nitrites/*blood&lt;/keyword&gt;&lt;keyword&gt;Spectrum Analysis&lt;/keyword&gt;&lt;keyword&gt;Time Factors&lt;/keyword&gt;&lt;/keywords&gt;&lt;dates&gt;&lt;year&gt;2004&lt;/year&gt;&lt;pub-dates&gt;&lt;date&gt;Nov&lt;/date&gt;&lt;/pub-dates&gt;&lt;/dates&gt;&lt;isbn&gt;1071-5762 (Print)&amp;#xD;1029-2470&lt;/isbn&gt;&lt;accession-num&gt;15621701&lt;/accession-num&gt;&lt;urls&gt;&lt;/urls&gt;&lt;electronic-resource-num&gt;10.1080/10715760400017327&lt;/electronic-resource-num&gt;&lt;remote-database-provider&gt;NLM&lt;/remote-database-provider&gt;&lt;language&gt;eng&lt;/language&gt;&lt;/record&gt;&lt;/Cite&gt;&lt;/EndNote&gt;</w:instrText>
      </w:r>
      <w:r>
        <w:rPr>
          <w:lang w:val="en-US"/>
        </w:rPr>
      </w:r>
      <w:r>
        <w:rPr>
          <w:lang w:val="en-US"/>
        </w:rPr>
        <w:fldChar w:fldCharType="separate"/>
      </w:r>
      <w:r>
        <w:rPr>
          <w:lang w:val="en-US"/>
        </w:rPr>
        <w:t>(Giustarini et al., 2004)</w:t>
      </w:r>
      <w:r>
        <w:rPr>
          <w:lang w:val="en-US"/>
        </w:rPr>
      </w:r>
      <w:r>
        <w:rPr>
          <w:lang w:val="en-US"/>
        </w:rPr>
        <w:fldChar w:fldCharType="end"/>
      </w:r>
      <w:r>
        <w:rPr>
          <w:lang w:val="en-US"/>
        </w:rPr>
        <w:t xml:space="preserve">. </w:t>
      </w:r>
      <w:ins w:id="187" w:author="Unknown Author" w:date="2022-12-03T11:05:20Z">
        <w:commentRangeStart w:id="19"/>
        <w:r>
          <w:rPr>
            <w:lang w:val="en-US"/>
          </w:rPr>
          <w:t>Anti-S1/S2</w:t>
        </w:r>
      </w:ins>
      <w:ins w:id="188" w:author="Unknown Author" w:date="2022-12-03T11:05:20Z">
        <w:r>
          <w:rPr>
            <w:lang w:val="en-US"/>
          </w:rPr>
        </w:r>
      </w:ins>
      <w:ins w:id="189" w:author="Unknown Author" w:date="2022-12-03T11:05:20Z">
        <w:commentRangeEnd w:id="19"/>
        <w:r>
          <w:commentReference w:id="19"/>
        </w:r>
        <w:r>
          <w:rPr>
            <w:lang w:val="en-US"/>
          </w:rPr>
          <w:t xml:space="preserve"> </w:t>
        </w:r>
      </w:ins>
      <w:r>
        <w:rPr>
          <w:lang w:val="en-US"/>
        </w:rPr>
        <w:t xml:space="preserve">SARS-CoV-2 </w:t>
      </w:r>
      <w:ins w:id="190" w:author="Unknown Author" w:date="2022-12-03T11:05:27Z">
        <w:r>
          <w:rPr>
            <w:lang w:val="en-US"/>
          </w:rPr>
          <w:t>a</w:t>
        </w:r>
      </w:ins>
      <w:del w:id="191" w:author="Unknown Author" w:date="2022-12-03T11:05:27Z">
        <w:r>
          <w:rPr>
            <w:lang w:val="en-US"/>
          </w:rPr>
          <w:delText>A</w:delText>
        </w:r>
      </w:del>
      <w:r>
        <w:rPr>
          <w:lang w:val="en-US"/>
        </w:rPr>
        <w:t xml:space="preserve">ntibodies were determined by ELISA as described previously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(Deisenhammer et al., 2021)</w:t>
      </w:r>
      <w:r>
        <w:rPr>
          <w:lang w:val="en-US"/>
        </w:rPr>
      </w:r>
      <w:r>
        <w:rPr>
          <w:lang w:val="en-US"/>
        </w:rPr>
        <w:fldChar w:fldCharType="end"/>
      </w:r>
      <w:r>
        <w:rPr>
          <w:lang w:val="en-US"/>
        </w:rPr>
        <w:t>. SII was calculated using the</w:t>
      </w:r>
      <w:del w:id="192" w:author="Unknown Author" w:date="2022-12-03T11:06:15Z">
        <w:r>
          <w:rPr>
            <w:lang w:val="en-US"/>
          </w:rPr>
          <w:delText xml:space="preserve"> following</w:delText>
        </w:r>
      </w:del>
      <w:r>
        <w:rPr>
          <w:lang w:val="en-US"/>
        </w:rPr>
        <w:t xml:space="preserve"> formula: SII=P*N/L</w:t>
      </w:r>
      <w:del w:id="193" w:author="Unknown Author" w:date="2022-12-03T11:06:30Z">
        <w:r>
          <w:rPr>
            <w:lang w:val="en-US"/>
          </w:rPr>
          <w:delText>.</w:delText>
        </w:r>
      </w:del>
      <w:ins w:id="194" w:author="Unknown Author" w:date="2022-12-03T11:06:31Z">
        <w:r>
          <w:rPr>
            <w:lang w:val="en-US"/>
          </w:rPr>
          <w:t>,</w:t>
        </w:r>
      </w:ins>
      <w:r>
        <w:rPr>
          <w:lang w:val="en-US"/>
        </w:rPr>
        <w:t xml:space="preserve"> where P, N, and L refer to the peripheral platelet, neutrophils, and lymphocyte counts, respectively.</w:t>
      </w:r>
    </w:p>
    <w:p>
      <w:pPr>
        <w:pStyle w:val="Heading2"/>
        <w:rPr>
          <w:lang w:val="en-US"/>
        </w:rPr>
      </w:pPr>
      <w:r>
        <w:rPr>
          <w:lang w:val="en-US"/>
        </w:rPr>
        <w:t>Study endpoints</w:t>
      </w:r>
    </w:p>
    <w:p>
      <w:pPr>
        <w:pStyle w:val="TextBody"/>
        <w:rPr>
          <w:lang w:val="en-US"/>
        </w:rPr>
      </w:pPr>
      <w:r>
        <w:rPr>
          <w:lang w:val="en-US"/>
        </w:rPr>
        <w:t xml:space="preserve">The primary endpoint was </w:t>
      </w:r>
      <w:ins w:id="195" w:author="Unknown Author" w:date="2022-12-03T11:08:54Z">
        <w:r>
          <w:rPr>
            <w:lang w:val="en-US"/>
          </w:rPr>
          <w:t>assessment of sys</w:t>
        </w:r>
      </w:ins>
      <w:ins w:id="196" w:author="Unknown Author" w:date="2022-12-03T11:09:00Z">
        <w:r>
          <w:rPr>
            <w:lang w:val="en-US"/>
          </w:rPr>
          <w:t xml:space="preserve">temic availability of </w:t>
        </w:r>
      </w:ins>
      <w:del w:id="197" w:author="Unknown Author" w:date="2022-12-03T11:09:12Z">
        <w:r>
          <w:rPr>
            <w:lang w:val="en-US"/>
          </w:rPr>
          <w:delText xml:space="preserve">activity of </w:delText>
        </w:r>
      </w:del>
      <w:r>
        <w:rPr>
          <w:lang w:val="en-US"/>
        </w:rPr>
        <w:t>serotonin and catecholamine</w:t>
      </w:r>
      <w:ins w:id="198" w:author="Unknown Author" w:date="2022-12-03T11:09:19Z">
        <w:r>
          <w:rPr>
            <w:lang w:val="en-US"/>
          </w:rPr>
          <w:t>s</w:t>
        </w:r>
      </w:ins>
      <w:del w:id="199" w:author="Unknown Author" w:date="2022-12-03T11:09:26Z">
        <w:r>
          <w:rPr>
            <w:lang w:val="en-US"/>
          </w:rPr>
          <w:delText xml:space="preserve"> metabolic pathways</w:delText>
        </w:r>
      </w:del>
      <w:r>
        <w:rPr>
          <w:lang w:val="en-US"/>
        </w:rPr>
        <w:t xml:space="preserve"> measured by levels of precursor aminoacids, KYN/TRP and PHE/TYR ratios in participants</w:t>
      </w:r>
      <w:ins w:id="200" w:author="Unknown Author" w:date="2022-12-03T11:19:01Z">
        <w:r>
          <w:rPr>
            <w:lang w:val="en-US"/>
          </w:rPr>
          <w:t xml:space="preserve"> </w:t>
        </w:r>
      </w:ins>
      <w:ins w:id="201" w:author="Unknown Author" w:date="2022-12-03T11:19:01Z">
        <w:r>
          <w:rPr>
            <w:lang w:val="en-US"/>
          </w:rPr>
          <w:t xml:space="preserve">stratified by PSS and </w:t>
        </w:r>
      </w:ins>
      <w:ins w:id="202" w:author="Unknown Author" w:date="2022-12-03T11:19:01Z">
        <w:r>
          <w:rPr>
            <w:rFonts w:eastAsia="Calibri" w:cs="" w:cstheme="minorBidi" w:eastAsiaTheme="minorHAnsi"/>
            <w:color w:val="auto"/>
            <w:kern w:val="0"/>
            <w:sz w:val="22"/>
            <w:szCs w:val="22"/>
            <w:lang w:val="en-US" w:eastAsia="en-US" w:bidi="ar-SA"/>
          </w:rPr>
          <w:t>anxiety/depression signs</w:t>
        </w:r>
      </w:ins>
      <w:r>
        <w:rPr>
          <w:lang w:val="en-US"/>
        </w:rPr>
        <w:t xml:space="preserve"> </w:t>
      </w:r>
      <w:del w:id="203" w:author="Unknown Author" w:date="2022-12-03T11:19:36Z">
        <w:r>
          <w:rPr>
            <w:lang w:val="en-US"/>
          </w:rPr>
          <w:delText xml:space="preserve">with/without </w:delText>
        </w:r>
      </w:del>
      <w:del w:id="204" w:author="Unknown Author" w:date="2022-12-03T11:13:21Z">
        <w:r>
          <w:rPr>
            <w:lang w:val="en-US"/>
          </w:rPr>
          <w:delText>self-reported persistent COVID-19 related somatic symptoms (factor PSS)</w:delText>
        </w:r>
      </w:del>
      <w:del w:id="205" w:author="Unknown Author" w:date="2022-12-03T11:19:37Z">
        <w:r>
          <w:rPr>
            <w:lang w:val="en-US"/>
          </w:rPr>
          <w:delText xml:space="preserve"> and participants with/without signs of anxiety/depression as </w:delText>
        </w:r>
      </w:del>
      <w:r>
        <w:rPr>
          <w:lang w:val="en-US"/>
        </w:rPr>
        <w:t xml:space="preserve">defined by HADS </w:t>
      </w:r>
      <w:r>
        <w:rPr>
          <w:rFonts w:eastAsia="Calibri" w:cs="Calibri"/>
          <w:lang w:val="en-US"/>
        </w:rPr>
        <w:t>≥</w:t>
      </w:r>
      <w:r>
        <w:rPr>
          <w:rFonts w:eastAsia="Calibri"/>
          <w:lang w:val="en-US"/>
        </w:rPr>
        <w:t>8 points</w:t>
      </w:r>
      <w:del w:id="206" w:author="Unknown Author" w:date="2022-12-03T11:13:35Z">
        <w:r>
          <w:rPr>
            <w:rFonts w:eastAsia="Calibri"/>
            <w:lang w:val="en-US"/>
          </w:rPr>
          <w:delText xml:space="preserve"> (factor HADS)</w:delText>
        </w:r>
      </w:del>
      <w:r>
        <w:rPr>
          <w:rFonts w:eastAsia="Calibri"/>
          <w:lang w:val="en-US"/>
        </w:rPr>
        <w:t xml:space="preserve">. The secondary endpoint was systemic inflammation assessment in </w:t>
      </w:r>
      <w:r>
        <w:rPr>
          <w:lang w:val="en-US"/>
        </w:rPr>
        <w:t>participants</w:t>
      </w:r>
      <w:r>
        <w:rPr>
          <w:rFonts w:eastAsia="Calibri"/>
          <w:lang w:val="en-US"/>
        </w:rPr>
        <w:t xml:space="preserve"> </w:t>
      </w:r>
      <w:ins w:id="207" w:author="Unknown Author" w:date="2022-12-03T11:18:37Z">
        <w:r>
          <w:rPr>
            <w:rFonts w:eastAsia="Calibri"/>
            <w:lang w:val="en-US"/>
          </w:rPr>
          <w:t xml:space="preserve">stratified by PSS and </w:t>
        </w:r>
      </w:ins>
      <w:ins w:id="208" w:author="Unknown Author" w:date="2022-12-03T11:18:37Z">
        <w:r>
          <w:rPr>
            <w:rFonts w:eastAsia="Calibri" w:cs="" w:cstheme="minorBidi" w:eastAsiaTheme="minorHAnsi"/>
            <w:color w:val="auto"/>
            <w:kern w:val="0"/>
            <w:sz w:val="22"/>
            <w:szCs w:val="22"/>
            <w:lang w:val="en-US" w:eastAsia="en-US" w:bidi="ar-SA"/>
          </w:rPr>
          <w:t>anxiety/depression</w:t>
        </w:r>
      </w:ins>
      <w:ins w:id="209" w:author="Unknown Author" w:date="2022-12-03T11:18:37Z">
        <w:r>
          <w:rPr>
            <w:rFonts w:eastAsia="Calibri"/>
            <w:lang w:val="en-US"/>
          </w:rPr>
          <w:t xml:space="preserve"> signs</w:t>
        </w:r>
      </w:ins>
      <w:del w:id="210" w:author="Unknown Author" w:date="2022-12-03T11:18:52Z">
        <w:r>
          <w:rPr>
            <w:rFonts w:eastAsia="Calibri"/>
            <w:lang w:val="en-US"/>
          </w:rPr>
          <w:delText xml:space="preserve">with/without </w:delText>
        </w:r>
      </w:del>
      <w:del w:id="211" w:author="Unknown Author" w:date="2022-12-03T11:14:03Z">
        <w:r>
          <w:rPr>
            <w:rFonts w:eastAsia="Calibri"/>
            <w:lang w:val="en-US"/>
          </w:rPr>
          <w:delText>self-reported persistent COVID-19 related somatic symptoms</w:delText>
        </w:r>
      </w:del>
      <w:del w:id="212" w:author="Unknown Author" w:date="2022-12-03T11:18:52Z">
        <w:r>
          <w:rPr>
            <w:rFonts w:eastAsia="Calibri"/>
            <w:lang w:val="en-US"/>
          </w:rPr>
          <w:delText xml:space="preserve"> and participants with/without </w:delText>
        </w:r>
      </w:del>
      <w:del w:id="213" w:author="Unknown Author" w:date="2022-12-03T11:14:13Z">
        <w:r>
          <w:rPr>
            <w:rFonts w:eastAsia="Calibri"/>
            <w:lang w:val="en-US"/>
          </w:rPr>
          <w:delText xml:space="preserve">symptoms of </w:delText>
        </w:r>
      </w:del>
      <w:del w:id="214" w:author="Unknown Author" w:date="2022-12-03T11:18:52Z">
        <w:r>
          <w:rPr>
            <w:rFonts w:eastAsia="Calibri"/>
            <w:lang w:val="en-US"/>
          </w:rPr>
          <w:delText>anxiety/depression</w:delText>
        </w:r>
      </w:del>
      <w:r>
        <w:rPr>
          <w:rFonts w:eastAsia="Calibri"/>
          <w:lang w:val="en-US"/>
        </w:rPr>
        <w:t>.</w:t>
      </w:r>
    </w:p>
    <w:p>
      <w:pPr>
        <w:pStyle w:val="Heading2"/>
        <w:rPr>
          <w:lang w:val="en-US"/>
        </w:rPr>
      </w:pPr>
      <w:commentRangeStart w:id="20"/>
      <w:r>
        <w:rPr>
          <w:lang w:val="en-US"/>
        </w:rPr>
        <w:t>Statistical analysis</w:t>
      </w:r>
      <w:ins w:id="215" w:author="Unknown Author" w:date="2022-12-03T11:31:58Z">
        <w:r>
          <w:rPr>
            <w:lang w:val="en-US"/>
          </w:rPr>
          <w:t xml:space="preserve"> </w:t>
        </w:r>
      </w:ins>
      <w:ins w:id="216" w:author="Unknown Author" w:date="2022-12-03T11:31:58Z">
        <w:r>
          <w:rPr>
            <w:lang w:val="en-US"/>
          </w:rPr>
          <w:t>o</w:t>
        </w:r>
      </w:ins>
      <w:ins w:id="217" w:author="Unknown Author" w:date="2022-12-03T11:32:00Z">
        <w:r>
          <w:rPr>
            <w:lang w:val="en-US"/>
          </w:rPr>
          <w:t>f the local cohort data</w:t>
        </w:r>
      </w:ins>
      <w:commentRangeEnd w:id="20"/>
      <w:r>
        <w:commentReference w:id="20"/>
      </w:r>
      <w:r>
        <w:rPr>
          <w:lang w:val="en-US"/>
        </w:rPr>
      </w:r>
    </w:p>
    <w:p>
      <w:pPr>
        <w:pStyle w:val="TextBody"/>
        <w:rPr>
          <w:lang w:val="en-US"/>
        </w:rPr>
      </w:pPr>
      <w:ins w:id="218" w:author="Unknown Author" w:date="2022-12-03T11:19:51Z">
        <w:r>
          <w:rPr>
            <w:lang w:val="en-US"/>
          </w:rPr>
          <w:t xml:space="preserve">Normality of </w:t>
        </w:r>
      </w:ins>
      <w:del w:id="219" w:author="Unknown Author" w:date="2022-12-03T11:19:54Z">
        <w:r>
          <w:rPr>
            <w:lang w:val="en-US"/>
          </w:rPr>
          <w:delText>N</w:delText>
        </w:r>
      </w:del>
      <w:ins w:id="220" w:author="Unknown Author" w:date="2022-12-03T11:19:55Z">
        <w:r>
          <w:rPr>
            <w:lang w:val="en-US"/>
          </w:rPr>
          <w:t>n</w:t>
        </w:r>
      </w:ins>
      <w:r>
        <w:rPr>
          <w:lang w:val="en-US"/>
        </w:rPr>
        <w:t xml:space="preserve">umeric parameters </w:t>
      </w:r>
      <w:del w:id="221" w:author="Unknown Author" w:date="2022-12-03T11:19:59Z">
        <w:r>
          <w:rPr>
            <w:lang w:val="en-US"/>
          </w:rPr>
          <w:delText>were</w:delText>
        </w:r>
      </w:del>
      <w:ins w:id="222" w:author="Unknown Author" w:date="2022-12-03T11:19:59Z">
        <w:r>
          <w:rPr>
            <w:rFonts w:eastAsia="Calibri" w:cs="" w:cstheme="minorBidi" w:eastAsiaTheme="minorHAnsi"/>
            <w:color w:val="auto"/>
            <w:kern w:val="0"/>
            <w:sz w:val="22"/>
            <w:szCs w:val="22"/>
            <w:lang w:val="en-US" w:eastAsia="en-US" w:bidi="ar-SA"/>
          </w:rPr>
          <w:t>w</w:t>
        </w:r>
      </w:ins>
      <w:ins w:id="223" w:author="Unknown Author" w:date="2022-12-03T11:20:00Z">
        <w:r>
          <w:rPr>
            <w:rFonts w:eastAsia="Calibri" w:cs="" w:cstheme="minorBidi" w:eastAsiaTheme="minorHAnsi"/>
            <w:color w:val="auto"/>
            <w:kern w:val="0"/>
            <w:sz w:val="22"/>
            <w:szCs w:val="22"/>
            <w:lang w:val="en-US" w:eastAsia="en-US" w:bidi="ar-SA"/>
          </w:rPr>
          <w:t>as</w:t>
        </w:r>
      </w:ins>
      <w:r>
        <w:rPr>
          <w:lang w:val="en-US"/>
        </w:rPr>
        <w:t xml:space="preserve"> checked for </w:t>
      </w:r>
      <w:del w:id="224" w:author="Unknown Author" w:date="2022-12-03T11:20:04Z">
        <w:r>
          <w:rPr>
            <w:lang w:val="en-US"/>
          </w:rPr>
          <w:delText xml:space="preserve">deviations </w:delText>
        </w:r>
      </w:del>
      <w:ins w:id="225" w:author="Unknown Author" w:date="2022-12-03T11:15:06Z">
        <w:r>
          <w:rPr>
            <w:lang w:val="en-US"/>
          </w:rPr>
          <w:t>with quantile-quantile plots</w:t>
        </w:r>
      </w:ins>
      <w:del w:id="226" w:author="Unknown Author" w:date="2022-12-03T11:15:05Z">
        <w:r>
          <w:rPr>
            <w:lang w:val="en-US"/>
          </w:rPr>
          <w:delText xml:space="preserve">from normal distribution by investigating their </w:delText>
        </w:r>
      </w:del>
      <w:del w:id="227" w:author="Unknown Author" w:date="2022-12-03T11:15:05Z">
        <w:r>
          <w:rPr>
            <w:highlight w:val="yellow"/>
            <w:lang w:val="en-US"/>
          </w:rPr>
          <w:delText>skewness with</w:delText>
        </w:r>
      </w:del>
      <w:ins w:id="228" w:author="Unknown Author" w:date="2022-12-03T11:15:07Z">
        <w:r>
          <w:rPr>
            <w:highlight w:val="yellow"/>
            <w:lang w:val="en-US"/>
          </w:rPr>
          <w:t xml:space="preserve">    </w:t>
        </w:r>
      </w:ins>
      <w:r>
        <w:rPr>
          <w:highlight w:val="yellow"/>
          <w:lang w:val="en-US"/>
        </w:rPr>
        <w:t xml:space="preserve"> </w:t>
      </w:r>
      <w:commentRangeStart w:id="22"/>
      <w:r>
        <w:rPr/>
        <w:commentReference w:id="21"/>
      </w:r>
      <w:r>
        <w:rPr/>
      </w:r>
      <w:commentRangeEnd w:id="22"/>
      <w:r>
        <w:commentReference w:id="22"/>
      </w:r>
      <w:r>
        <w:rPr>
          <w:highlight w:val="yellow"/>
          <w:lang w:val="en-US"/>
        </w:rPr>
        <w:t>….</w:t>
      </w:r>
      <w:r>
        <w:rPr>
          <w:lang w:val="en-US"/>
        </w:rPr>
        <w:t xml:space="preserve"> Variance homogeneity in respect to anxiety/depression signs</w:t>
      </w:r>
      <w:del w:id="229" w:author="Unknown Author" w:date="2022-12-03T11:14:41Z">
        <w:r>
          <w:rPr>
            <w:lang w:val="en-US"/>
          </w:rPr>
          <w:delText xml:space="preserve"> , persistent symptoms</w:delText>
        </w:r>
      </w:del>
      <w:ins w:id="230" w:author="Unknown Author" w:date="2022-12-03T11:14:42Z">
        <w:r>
          <w:rPr>
            <w:lang w:val="en-US"/>
          </w:rPr>
          <w:t xml:space="preserve">, </w:t>
        </w:r>
      </w:ins>
      <w:ins w:id="231" w:author="Unknown Author" w:date="2022-12-03T11:14:42Z">
        <w:r>
          <w:rPr>
            <w:lang w:val="en-US"/>
          </w:rPr>
          <w:t>PSS</w:t>
        </w:r>
      </w:ins>
      <w:r>
        <w:rPr>
          <w:lang w:val="en-US"/>
        </w:rPr>
        <w:t xml:space="preserve"> and sex was investigated with Levene test</w:t>
      </w:r>
      <w:r>
        <w:rPr/>
        <w:commentReference w:id="23"/>
      </w:r>
      <w:r>
        <w:rPr>
          <w:lang w:val="en-US"/>
        </w:rPr>
        <w:t>. Variables (</w:t>
      </w:r>
      <w:r>
        <w:rPr>
          <w:highlight w:val="yellow"/>
          <w:lang w:val="en-US"/>
        </w:rPr>
        <w:t>welche Sophia)</w:t>
      </w:r>
      <w:r>
        <w:rPr>
          <w:lang w:val="en-US"/>
        </w:rPr>
        <w:t xml:space="preserve"> were log transformed to improve normality and homoscedasticity</w:t>
      </w:r>
      <w:r>
        <w:rPr/>
        <w:commentReference w:id="24"/>
      </w:r>
      <w:r>
        <w:rPr>
          <w:lang w:val="en-US"/>
        </w:rPr>
        <w:t>.</w:t>
      </w:r>
    </w:p>
    <w:p>
      <w:pPr>
        <w:pStyle w:val="TextBody"/>
        <w:rPr>
          <w:lang w:val="en-US"/>
        </w:rPr>
      </w:pPr>
      <w:r>
        <w:rPr>
          <w:rFonts w:eastAsia="Calibri"/>
          <w:color w:val="000000" w:themeColor="text1"/>
          <w:lang w:val="en-US" w:eastAsia="de-AT"/>
        </w:rPr>
        <w:t>S</w:t>
      </w:r>
      <w:r>
        <w:rPr>
          <w:color w:val="000000" w:themeColor="text1"/>
          <w:lang w:val="en-US" w:eastAsia="de-AT"/>
        </w:rPr>
        <w:t xml:space="preserve">ociodemographic and clinical </w:t>
      </w:r>
      <w:r>
        <w:rPr>
          <w:rFonts w:eastAsia="Calibri"/>
          <w:color w:val="000000" w:themeColor="text1"/>
          <w:lang w:val="en-US" w:eastAsia="de-AT"/>
        </w:rPr>
        <w:t>characteristics (</w:t>
      </w:r>
      <w:r>
        <w:rPr>
          <w:rFonts w:eastAsia="Calibri"/>
          <w:b/>
          <w:bCs/>
          <w:color w:val="000000" w:themeColor="text1"/>
          <w:lang w:val="en-US" w:eastAsia="de-AT"/>
        </w:rPr>
        <w:t>Table 1</w:t>
      </w:r>
      <w:r>
        <w:rPr>
          <w:rFonts w:eastAsia="Calibri"/>
          <w:color w:val="000000" w:themeColor="text1"/>
          <w:lang w:val="en-US" w:eastAsia="de-AT"/>
        </w:rPr>
        <w:t>)</w:t>
      </w:r>
      <w:r>
        <w:rPr>
          <w:color w:val="000000" w:themeColor="text1"/>
          <w:lang w:val="en-US" w:eastAsia="de-AT"/>
        </w:rPr>
        <w:t xml:space="preserve"> were compared between participants</w:t>
      </w:r>
      <w:ins w:id="232" w:author="Unknown Author" w:date="2022-12-03T11:16:58Z">
        <w:r>
          <w:rPr>
            <w:color w:val="000000" w:themeColor="text1"/>
            <w:lang w:val="en-US" w:eastAsia="de-AT"/>
          </w:rPr>
          <w:t xml:space="preserve"> </w:t>
        </w:r>
      </w:ins>
      <w:ins w:id="233" w:author="Unknown Author" w:date="2022-12-03T11:16:58Z">
        <w:r>
          <w:rPr>
            <w:color w:val="000000" w:themeColor="text1"/>
            <w:lang w:val="en-US" w:eastAsia="de-AT"/>
          </w:rPr>
          <w:t>strati</w:t>
        </w:r>
      </w:ins>
      <w:ins w:id="234" w:author="Unknown Author" w:date="2022-12-03T11:17:00Z">
        <w:r>
          <w:rPr>
            <w:color w:val="000000" w:themeColor="text1"/>
            <w:lang w:val="en-US" w:eastAsia="de-AT"/>
          </w:rPr>
          <w:t>fied by PSS and depression/anxiety signs</w:t>
        </w:r>
      </w:ins>
      <w:del w:id="235" w:author="Unknown Author" w:date="2022-12-03T11:17:13Z">
        <w:r>
          <w:rPr>
            <w:color w:val="000000" w:themeColor="text1"/>
            <w:lang w:val="en-US" w:eastAsia="de-AT"/>
          </w:rPr>
          <w:delText xml:space="preserve"> with/without symptoms of anxiety/depression and presence/absence of persistent somatic symptoms</w:delText>
        </w:r>
      </w:del>
      <w:r>
        <w:rPr>
          <w:color w:val="000000" w:themeColor="text1"/>
          <w:lang w:val="en-US" w:eastAsia="de-AT"/>
        </w:rPr>
        <w:t xml:space="preserve"> </w:t>
      </w:r>
      <w:r>
        <w:rPr>
          <w:rFonts w:eastAsia="Calibri"/>
          <w:color w:val="000000" w:themeColor="text1"/>
          <w:lang w:val="en-US" w:eastAsia="de-AT"/>
        </w:rPr>
        <w:t>by</w:t>
      </w:r>
      <w:r>
        <w:rPr>
          <w:color w:val="000000" w:themeColor="text1"/>
          <w:lang w:val="en-US" w:eastAsia="de-AT"/>
        </w:rPr>
        <w:t xml:space="preserve"> </w:t>
      </w:r>
      <w:commentRangeStart w:id="25"/>
      <w:r>
        <w:rPr>
          <w:color w:val="000000" w:themeColor="text1"/>
          <w:lang w:val="en-US" w:eastAsia="de-AT"/>
        </w:rPr>
        <w:t xml:space="preserve">one-way ANOVA (numeric variables, normal distribution), Kruskal-Wallis test (numeric variables, non-normal distribution) or </w:t>
      </w:r>
      <w:r>
        <w:rPr>
          <w:rFonts w:eastAsia="Calibri"/>
          <w:color w:val="000000" w:themeColor="text1"/>
          <w:lang w:val="en-US" w:eastAsia="de-AT"/>
        </w:rPr>
        <w:t>χ2 test (categorical variables)</w:t>
      </w:r>
      <w:r>
        <w:rPr>
          <w:rFonts w:eastAsia="Calibri"/>
          <w:color w:val="000000" w:themeColor="text1"/>
          <w:lang w:val="en-US" w:eastAsia="de-AT"/>
        </w:rPr>
      </w:r>
      <w:commentRangeEnd w:id="25"/>
      <w:r>
        <w:commentReference w:id="25"/>
      </w:r>
      <w:r>
        <w:rPr>
          <w:rFonts w:eastAsia="Calibri"/>
          <w:color w:val="000000" w:themeColor="text1"/>
          <w:lang w:val="en-US" w:eastAsia="de-AT"/>
        </w:rPr>
        <w:t>.</w:t>
      </w:r>
    </w:p>
    <w:p>
      <w:pPr>
        <w:pStyle w:val="TextBody"/>
        <w:rPr>
          <w:color w:val="000000" w:themeColor="text1"/>
          <w:lang w:val="en-US"/>
        </w:rPr>
      </w:pPr>
      <w:commentRangeStart w:id="26"/>
      <w:r>
        <w:rPr>
          <w:color w:val="000000" w:themeColor="text1"/>
          <w:lang w:val="en-US"/>
        </w:rPr>
        <w:t>Two</w:t>
      </w:r>
      <w:r>
        <w:rPr>
          <w:color w:val="000000" w:themeColor="text1"/>
          <w:lang w:val="en-US"/>
        </w:rPr>
      </w:r>
      <w:commentRangeEnd w:id="26"/>
      <w:r>
        <w:commentReference w:id="26"/>
      </w:r>
      <w:r>
        <w:rPr>
          <w:color w:val="000000" w:themeColor="text1"/>
          <w:lang w:val="en-US"/>
        </w:rPr>
        <w:t xml:space="preserve"> way analyses of covariance (ANCOVA) were used to compare </w:t>
      </w:r>
      <w:r>
        <w:rPr>
          <w:lang w:val="en-US"/>
        </w:rPr>
        <w:t xml:space="preserve">neopterin, </w:t>
      </w:r>
      <w:del w:id="236" w:author="Unknown Author" w:date="2022-12-03T11:20:27Z">
        <w:r>
          <w:rPr>
            <w:lang w:val="en-US"/>
          </w:rPr>
          <w:delText>nitrite</w:delText>
        </w:r>
      </w:del>
      <w:ins w:id="237" w:author="Unknown Author" w:date="2022-12-03T11:20:27Z">
        <w:r>
          <w:rPr>
            <w:rFonts w:eastAsia="Calibri" w:cs="" w:cstheme="minorBidi" w:eastAsiaTheme="minorHAnsi"/>
            <w:color w:val="auto"/>
            <w:kern w:val="0"/>
            <w:sz w:val="22"/>
            <w:szCs w:val="22"/>
            <w:lang w:val="en-US" w:eastAsia="en-US" w:bidi="ar-SA"/>
          </w:rPr>
          <w:t>NO</w:t>
        </w:r>
      </w:ins>
      <w:r>
        <w:rPr>
          <w:lang w:val="en-US"/>
        </w:rPr>
        <w:t>, inflammatory parameters</w:t>
      </w:r>
      <w:del w:id="238" w:author="Unknown Author" w:date="2022-12-03T11:20:35Z">
        <w:r>
          <w:rPr>
            <w:color w:val="000000" w:themeColor="text1"/>
            <w:lang w:val="en-US"/>
          </w:rPr>
          <w:delText xml:space="preserve"> as well as </w:delText>
        </w:r>
      </w:del>
      <w:ins w:id="239" w:author="Unknown Author" w:date="2022-12-03T11:20:40Z">
        <w:r>
          <w:rPr>
            <w:color w:val="000000" w:themeColor="text1"/>
            <w:lang w:val="en-US"/>
          </w:rPr>
          <w:t xml:space="preserve">, </w:t>
        </w:r>
      </w:ins>
      <w:del w:id="240" w:author="Unknown Author" w:date="2022-12-03T11:20:44Z">
        <w:r>
          <w:rPr>
            <w:color w:val="000000" w:themeColor="text1"/>
            <w:lang w:val="en-US"/>
          </w:rPr>
          <w:delText>tryptophan</w:delText>
        </w:r>
      </w:del>
      <w:ins w:id="241" w:author="Unknown Author" w:date="2022-12-03T11:20:44Z">
        <w:r>
          <w:rPr>
            <w:rFonts w:eastAsia="Calibri" w:cs="" w:cstheme="minorBidi" w:eastAsiaTheme="minorHAnsi"/>
            <w:color w:val="auto"/>
            <w:kern w:val="0"/>
            <w:sz w:val="22"/>
            <w:szCs w:val="22"/>
            <w:lang w:val="en-US" w:eastAsia="en-US" w:bidi="ar-SA"/>
          </w:rPr>
          <w:t>TRP</w:t>
        </w:r>
      </w:ins>
      <w:r>
        <w:rPr>
          <w:lang w:val="en-US"/>
        </w:rPr>
        <w:t xml:space="preserve">, </w:t>
      </w:r>
      <w:del w:id="242" w:author="Unknown Author" w:date="2022-12-03T11:20:47Z">
        <w:r>
          <w:rPr>
            <w:lang w:val="en-US"/>
          </w:rPr>
          <w:delText>kynurenine</w:delText>
        </w:r>
      </w:del>
      <w:ins w:id="243" w:author="Unknown Author" w:date="2022-12-03T11:20:47Z">
        <w:r>
          <w:rPr>
            <w:rFonts w:eastAsia="Calibri" w:cs="" w:cstheme="minorBidi" w:eastAsiaTheme="minorHAnsi"/>
            <w:color w:val="auto"/>
            <w:kern w:val="0"/>
            <w:sz w:val="22"/>
            <w:szCs w:val="22"/>
            <w:lang w:val="en-US" w:eastAsia="en-US" w:bidi="ar-SA"/>
          </w:rPr>
          <w:t>KYN</w:t>
        </w:r>
      </w:ins>
      <w:r>
        <w:rPr>
          <w:lang w:val="en-US"/>
        </w:rPr>
        <w:t xml:space="preserve">, </w:t>
      </w:r>
      <w:del w:id="244" w:author="Unknown Author" w:date="2022-12-03T11:20:49Z">
        <w:r>
          <w:rPr>
            <w:lang w:val="en-US"/>
          </w:rPr>
          <w:delText>phenylalanine</w:delText>
        </w:r>
      </w:del>
      <w:ins w:id="245" w:author="Unknown Author" w:date="2022-12-03T11:20:49Z">
        <w:r>
          <w:rPr>
            <w:rFonts w:eastAsia="Calibri" w:cs="" w:cstheme="minorBidi" w:eastAsiaTheme="minorHAnsi"/>
            <w:color w:val="auto"/>
            <w:kern w:val="0"/>
            <w:sz w:val="22"/>
            <w:szCs w:val="22"/>
            <w:lang w:val="en-US" w:eastAsia="en-US" w:bidi="ar-SA"/>
          </w:rPr>
          <w:t>PHE</w:t>
        </w:r>
      </w:ins>
      <w:r>
        <w:rPr>
          <w:lang w:val="en-US"/>
        </w:rPr>
        <w:t xml:space="preserve"> and </w:t>
      </w:r>
      <w:del w:id="246" w:author="Unknown Author" w:date="2022-12-03T11:20:52Z">
        <w:r>
          <w:rPr>
            <w:lang w:val="en-US"/>
          </w:rPr>
          <w:delText>tyrosine</w:delText>
        </w:r>
      </w:del>
      <w:ins w:id="247" w:author="Unknown Author" w:date="2022-12-03T11:20:52Z">
        <w:r>
          <w:rPr>
            <w:rFonts w:eastAsia="Calibri" w:cs="" w:cstheme="minorBidi" w:eastAsiaTheme="minorHAnsi"/>
            <w:color w:val="auto"/>
            <w:kern w:val="0"/>
            <w:sz w:val="22"/>
            <w:szCs w:val="22"/>
            <w:lang w:val="en-US" w:eastAsia="en-US" w:bidi="ar-SA"/>
          </w:rPr>
          <w:t>TYR</w:t>
        </w:r>
      </w:ins>
      <w:r>
        <w:rPr>
          <w:lang w:val="en-US"/>
        </w:rPr>
        <w:t xml:space="preserve">, KYN/TRP and PHE/TYR ratios </w:t>
      </w:r>
      <w:r>
        <w:rPr>
          <w:color w:val="000000" w:themeColor="text1"/>
          <w:lang w:val="en-US"/>
        </w:rPr>
        <w:t xml:space="preserve">in </w:t>
      </w:r>
      <w:r>
        <w:rPr>
          <w:color w:val="000000" w:themeColor="text1"/>
          <w:lang w:val="en-US" w:eastAsia="de-AT"/>
        </w:rPr>
        <w:t>participants</w:t>
      </w:r>
      <w:r>
        <w:rPr>
          <w:color w:val="000000" w:themeColor="text1"/>
          <w:lang w:val="en-US"/>
        </w:rPr>
        <w:t xml:space="preserve"> with</w:t>
      </w:r>
      <w:r>
        <w:rPr>
          <w:color w:val="000000" w:themeColor="text1"/>
          <w:lang w:val="en-US" w:eastAsia="de-AT"/>
        </w:rPr>
        <w:t>/</w:t>
      </w:r>
      <w:r>
        <w:rPr>
          <w:color w:val="000000" w:themeColor="text1"/>
          <w:lang w:val="en-US"/>
        </w:rPr>
        <w:t xml:space="preserve">without </w:t>
      </w:r>
      <w:del w:id="248" w:author="Unknown Author" w:date="2022-12-03T11:21:00Z">
        <w:r>
          <w:rPr>
            <w:color w:val="000000" w:themeColor="text1"/>
            <w:lang w:val="en-US"/>
          </w:rPr>
          <w:delText>persisting somatic symptoms</w:delText>
        </w:r>
      </w:del>
      <w:ins w:id="249" w:author="Unknown Author" w:date="2022-12-03T11:21:00Z">
        <w:r>
          <w:rPr>
            <w:rFonts w:eastAsia="Calibri" w:cs=""/>
            <w:color w:val="000000" w:themeColor="text1"/>
            <w:kern w:val="0"/>
            <w:sz w:val="22"/>
            <w:szCs w:val="22"/>
            <w:lang w:val="en-US" w:eastAsia="en-US" w:bidi="ar-SA"/>
          </w:rPr>
          <w:t>PSS</w:t>
        </w:r>
      </w:ins>
      <w:r>
        <w:rPr>
          <w:color w:val="000000" w:themeColor="text1"/>
          <w:lang w:val="en-US"/>
        </w:rPr>
        <w:t xml:space="preserve"> </w:t>
      </w:r>
      <w:r>
        <w:rPr>
          <w:color w:val="000000" w:themeColor="text1"/>
          <w:lang w:val="en-GB"/>
        </w:rPr>
        <w:t>(</w:t>
      </w:r>
      <w:del w:id="250" w:author="Unknown Author" w:date="2022-12-03T11:21:06Z">
        <w:r>
          <w:rPr>
            <w:color w:val="000000" w:themeColor="text1"/>
            <w:lang w:val="en-GB"/>
          </w:rPr>
          <w:delText xml:space="preserve">Factor ”persistent somatic symptoms” </w:delText>
        </w:r>
      </w:del>
      <w:r>
        <w:rPr>
          <w:color w:val="000000" w:themeColor="text1"/>
          <w:lang w:val="en-US" w:eastAsia="de-AT"/>
        </w:rPr>
        <w:t>PSS+/PSS-)</w:t>
      </w:r>
      <w:r>
        <w:rPr>
          <w:color w:val="000000" w:themeColor="text1"/>
          <w:lang w:val="en-US"/>
        </w:rPr>
        <w:t xml:space="preserve"> and of anxiety</w:t>
      </w:r>
      <w:del w:id="251" w:author="Unknown Author" w:date="2022-12-03T11:21:15Z">
        <w:r>
          <w:rPr>
            <w:color w:val="000000" w:themeColor="text1"/>
            <w:lang w:val="en-US"/>
          </w:rPr>
          <w:delText xml:space="preserve"> and/or </w:delText>
        </w:r>
      </w:del>
      <w:ins w:id="252" w:author="Unknown Author" w:date="2022-12-03T11:21:16Z">
        <w:r>
          <w:rPr>
            <w:color w:val="000000" w:themeColor="text1"/>
            <w:lang w:val="en-US"/>
          </w:rPr>
          <w:t>/</w:t>
        </w:r>
      </w:ins>
      <w:r>
        <w:rPr>
          <w:color w:val="000000" w:themeColor="text1"/>
          <w:lang w:val="en-US"/>
        </w:rPr>
        <w:t xml:space="preserve">depression </w:t>
      </w:r>
      <w:ins w:id="253" w:author="Unknown Author" w:date="2022-12-03T11:21:19Z">
        <w:r>
          <w:rPr>
            <w:color w:val="000000" w:themeColor="text1"/>
            <w:lang w:val="en-US"/>
          </w:rPr>
          <w:t xml:space="preserve">signs </w:t>
        </w:r>
      </w:ins>
      <w:r>
        <w:rPr>
          <w:color w:val="000000" w:themeColor="text1"/>
          <w:lang w:val="en-US"/>
        </w:rPr>
        <w:t>(</w:t>
      </w:r>
      <w:del w:id="254" w:author="Unknown Author" w:date="2022-12-03T11:21:25Z">
        <w:r>
          <w:rPr>
            <w:color w:val="000000" w:themeColor="text1"/>
            <w:lang w:val="en-US"/>
          </w:rPr>
          <w:delText xml:space="preserve">Factor “anxiety/depression” </w:delText>
        </w:r>
      </w:del>
      <w:r>
        <w:rPr>
          <w:rFonts w:eastAsia="Calibri"/>
          <w:color w:val="000000" w:themeColor="text1"/>
          <w:lang w:val="en-US" w:eastAsia="de-AT"/>
        </w:rPr>
        <w:t>HADS+/HADS</w:t>
      </w:r>
      <w:r>
        <w:rPr>
          <w:color w:val="000000" w:themeColor="text1"/>
          <w:lang w:val="en-US" w:eastAsia="de-AT"/>
        </w:rPr>
        <w:t xml:space="preserve">). Age and sex as factors </w:t>
      </w:r>
      <w:r>
        <w:rPr>
          <w:rFonts w:eastAsia="Calibri"/>
          <w:color w:val="000000" w:themeColor="text1"/>
          <w:lang w:val="en-US" w:eastAsia="de-AT"/>
        </w:rPr>
        <w:t xml:space="preserve">known to affect </w:t>
      </w:r>
      <w:r>
        <w:rPr>
          <w:color w:val="000000" w:themeColor="text1"/>
          <w:lang w:val="en-US" w:eastAsia="de-AT"/>
        </w:rPr>
        <w:t>inflammation and neurotransmitter metabolism readouts (</w:t>
      </w:r>
      <w:r>
        <w:rPr>
          <w:b/>
          <w:bCs/>
          <w:color w:val="000000" w:themeColor="text1"/>
          <w:highlight w:val="yellow"/>
          <w:lang w:val="en-US" w:eastAsia="de-AT"/>
        </w:rPr>
        <w:t xml:space="preserve">Supplementary </w:t>
      </w:r>
      <w:r>
        <w:rPr>
          <w:rFonts w:eastAsia="Calibri"/>
          <w:b/>
          <w:bCs/>
          <w:color w:val="000000" w:themeColor="text1"/>
          <w:highlight w:val="yellow"/>
          <w:lang w:val="en-US" w:eastAsia="de-AT"/>
        </w:rPr>
        <w:t>Figure…</w:t>
      </w:r>
      <w:r>
        <w:rPr>
          <w:b/>
          <w:bCs/>
          <w:color w:val="000000" w:themeColor="text1"/>
          <w:highlight w:val="yellow"/>
          <w:lang w:val="en-US" w:eastAsia="de-AT"/>
        </w:rPr>
        <w:t>,</w:t>
      </w:r>
      <w:r>
        <w:rPr>
          <w:color w:val="000000" w:themeColor="text1"/>
          <w:highlight w:val="yellow"/>
          <w:lang w:val="en-US" w:eastAsia="de-AT"/>
        </w:rPr>
        <w:t xml:space="preserve"> </w:t>
      </w:r>
      <w:r>
        <w:rPr>
          <w:b/>
          <w:bCs/>
          <w:color w:val="000000" w:themeColor="text1"/>
          <w:highlight w:val="yellow"/>
          <w:lang w:val="en-US" w:eastAsia="de-AT"/>
        </w:rPr>
        <w:t xml:space="preserve">Supplementary Table </w:t>
      </w:r>
      <w:r>
        <w:rPr>
          <w:rFonts w:eastAsia="Calibri"/>
          <w:b/>
          <w:bCs/>
          <w:color w:val="000000" w:themeColor="text1"/>
          <w:highlight w:val="yellow"/>
          <w:lang w:val="en-US" w:eastAsia="de-AT"/>
        </w:rPr>
        <w:t>…</w:t>
      </w:r>
      <w:r>
        <w:rPr>
          <w:color w:val="000000" w:themeColor="text1"/>
          <w:highlight w:val="yellow"/>
          <w:lang w:val="en-US" w:eastAsia="de-AT"/>
        </w:rPr>
        <w:t>)</w:t>
      </w:r>
      <w:r>
        <w:rPr>
          <w:color w:val="000000" w:themeColor="text1"/>
          <w:lang w:val="en-US" w:eastAsia="de-AT"/>
        </w:rPr>
        <w:t xml:space="preserve">  were included in ANCOVA as confounders</w:t>
      </w:r>
      <w:commentRangeStart w:id="28"/>
      <w:r>
        <w:rPr/>
        <w:commentReference w:id="27"/>
      </w:r>
      <w:r>
        <w:rPr/>
      </w:r>
      <w:commentRangeEnd w:id="28"/>
      <w:r>
        <w:commentReference w:id="28"/>
      </w:r>
      <w:r>
        <w:rPr>
          <w:color w:val="000000" w:themeColor="text1"/>
          <w:lang w:val="en-US" w:eastAsia="de-AT"/>
        </w:rPr>
        <w:t xml:space="preserve">  </w:t>
      </w:r>
      <w:r>
        <w:fldChar w:fldCharType="begin"/>
      </w:r>
      <w:r>
        <w:rPr>
          <w:color w:val="000000"/>
          <w:lang w:val="en-US" w:eastAsia="de-AT"/>
        </w:rPr>
        <w:instrText>ADDIN EN.CITE</w:instrText>
      </w:r>
      <w:r>
        <w:rPr>
          <w:color w:val="000000" w:themeColor="text1"/>
          <w:lang w:val="en-US" w:eastAsia="de-AT"/>
        </w:rPr>
      </w:r>
      <w:r>
        <w:fldChar w:fldCharType="begin"/>
      </w:r>
      <w:r>
        <w:rPr>
          <w:color w:val="000000"/>
          <w:lang w:val="en-US" w:eastAsia="de-AT"/>
        </w:rPr>
        <w:instrText>ADDIN EN.CITE.DATA</w:instrText>
      </w:r>
      <w:r>
        <w:rPr>
          <w:color w:val="000000" w:themeColor="text1"/>
          <w:lang w:val="en-US" w:eastAsia="de-AT"/>
        </w:rPr>
      </w:r>
      <w:r>
        <w:rPr>
          <w:color w:val="000000"/>
          <w:lang w:val="en-US" w:eastAsia="de-AT"/>
        </w:rPr>
        <w:fldChar w:fldCharType="separate"/>
      </w:r>
      <w:r>
        <w:rPr>
          <w:color w:val="000000" w:themeColor="text1"/>
          <w:lang w:val="en-US" w:eastAsia="de-AT"/>
        </w:rPr>
      </w:r>
      <w:r>
        <w:rPr>
          <w:color w:val="000000" w:themeColor="text1"/>
          <w:lang w:val="en-US" w:eastAsia="de-AT"/>
        </w:rPr>
      </w:r>
      <w:r>
        <w:rPr>
          <w:color w:val="000000"/>
          <w:lang w:val="en-US" w:eastAsia="de-AT"/>
        </w:rPr>
        <w:fldChar w:fldCharType="end"/>
      </w:r>
      <w:r>
        <w:rPr>
          <w:color w:val="000000"/>
          <w:lang w:val="en-US" w:eastAsia="de-AT"/>
        </w:rPr>
        <w:fldChar w:fldCharType="separate"/>
      </w:r>
      <w:r>
        <w:rPr>
          <w:color w:val="000000" w:themeColor="text1"/>
          <w:lang w:val="en-US" w:eastAsia="de-AT"/>
        </w:rPr>
        <w:t>(Casimir and Duchateau, 2011; Klein and Flanagan, 2016)</w:t>
      </w:r>
      <w:r>
        <w:rPr>
          <w:color w:val="000000" w:themeColor="text1"/>
          <w:lang w:val="en-US" w:eastAsia="de-AT"/>
        </w:rPr>
      </w:r>
      <w:r>
        <w:rPr>
          <w:color w:val="000000"/>
          <w:lang w:val="en-US" w:eastAsia="de-AT"/>
        </w:rPr>
        <w:fldChar w:fldCharType="end"/>
      </w:r>
      <w:r>
        <w:rPr>
          <w:color w:val="000000" w:themeColor="text1"/>
          <w:lang w:val="en-US" w:eastAsia="de-AT"/>
        </w:rPr>
        <w:t xml:space="preserve">. </w:t>
      </w:r>
      <w:r>
        <w:rPr/>
        <w:commentReference w:id="29"/>
      </w:r>
      <w:r>
        <w:rPr>
          <w:color w:val="000000" w:themeColor="text1"/>
          <w:lang w:val="en-US"/>
        </w:rPr>
        <w:t xml:space="preserve"> </w:t>
      </w:r>
      <w:r>
        <w:rPr>
          <w:color w:val="000000" w:themeColor="text1"/>
          <w:highlight w:val="yellow"/>
          <w:lang w:val="en-US" w:eastAsia="de-AT"/>
        </w:rPr>
        <w:t>Validity of ANCOVA model was investigated by likelihood ratio test versus null model</w:t>
      </w:r>
      <w:r>
        <w:rPr>
          <w:color w:val="000000" w:themeColor="text1"/>
          <w:lang w:val="en-US" w:eastAsia="de-AT"/>
        </w:rPr>
        <w:t xml:space="preserve">. </w:t>
      </w:r>
      <w:commentRangeStart w:id="30"/>
      <w:commentRangeStart w:id="31"/>
      <w:r>
        <w:rPr>
          <w:color w:val="000000" w:themeColor="text1"/>
          <w:lang w:val="en-US"/>
        </w:rPr>
        <w:t xml:space="preserve">P&lt;0.05 was considered significant in all analyses. </w:t>
      </w:r>
      <w:r>
        <w:rPr>
          <w:color w:val="000000" w:themeColor="text1"/>
          <w:lang w:val="en-US"/>
        </w:rPr>
      </w:r>
      <w:commentRangeEnd w:id="31"/>
      <w:r>
        <w:commentReference w:id="31"/>
      </w:r>
      <w:r>
        <w:rPr>
          <w:color w:val="000000" w:themeColor="text1"/>
          <w:lang w:val="en-US"/>
        </w:rPr>
      </w:r>
      <w:commentRangeEnd w:id="30"/>
      <w:r>
        <w:commentReference w:id="30"/>
      </w:r>
      <w:r>
        <w:rPr>
          <w:color w:val="000000" w:themeColor="text1"/>
          <w:lang w:val="en-US"/>
        </w:rPr>
        <w:t>All analyses were performed in SPSS Version 27</w:t>
      </w:r>
      <w:ins w:id="255" w:author="Unknown Author" w:date="2022-12-03T11:33:16Z">
        <w:r>
          <w:rPr>
            <w:color w:val="000000" w:themeColor="text1"/>
            <w:lang w:val="en-US"/>
          </w:rPr>
          <w:t xml:space="preserve"> </w:t>
        </w:r>
      </w:ins>
      <w:ins w:id="256" w:author="Unknown Author" w:date="2022-12-03T11:33:16Z">
        <w:r>
          <w:rPr>
            <w:color w:val="000000" w:themeColor="text1"/>
            <w:lang w:val="en-US"/>
          </w:rPr>
          <w:t>and R version 4.2.0</w:t>
        </w:r>
      </w:ins>
      <w:r>
        <w:rPr>
          <w:color w:val="000000" w:themeColor="text1"/>
          <w:lang w:val="en-US"/>
        </w:rPr>
        <w:t>.</w:t>
      </w:r>
    </w:p>
    <w:p>
      <w:pPr>
        <w:pStyle w:val="TextBody"/>
        <w:rPr>
          <w:color w:val="000000" w:themeColor="text1"/>
          <w:lang w:val="en-US"/>
        </w:rPr>
      </w:pPr>
      <w:r>
        <w:rPr>
          <w:color w:val="000000" w:themeColor="text1"/>
          <w:lang w:val="en-US"/>
        </w:rPr>
      </w:r>
    </w:p>
    <w:p>
      <w:pPr>
        <w:pStyle w:val="Heading2"/>
        <w:rPr>
          <w:lang w:val="en-US"/>
        </w:rPr>
      </w:pPr>
      <w:r>
        <w:rPr>
          <w:lang w:val="en-US"/>
        </w:rPr>
        <w:t>Analysis of cytokine and TRP metabolite data in the INCOV cohort</w:t>
      </w:r>
    </w:p>
    <w:p>
      <w:pPr>
        <w:pStyle w:val="TextBody"/>
        <w:rPr>
          <w:lang w:val="en-US"/>
        </w:rPr>
      </w:pPr>
      <w:r>
        <w:rPr>
          <w:lang w:val="en-US"/>
        </w:rPr>
        <w:t xml:space="preserve">Details of bioinformatic analysis are provided in </w:t>
      </w:r>
      <w:r>
        <w:rPr>
          <w:b/>
          <w:highlight w:val="yellow"/>
          <w:lang w:val="en-US"/>
        </w:rPr>
        <w:t>Supplementary Methods</w:t>
      </w:r>
      <w:r>
        <w:rPr>
          <w:lang w:val="en-US"/>
        </w:rPr>
        <w:t>. Normalized, age- and sex-adjusted, log</w:t>
      </w:r>
      <w:r>
        <w:rPr>
          <w:vertAlign w:val="subscript"/>
          <w:lang w:val="en-US"/>
        </w:rPr>
        <w:t>2</w:t>
      </w:r>
      <w:r>
        <w:rPr>
          <w:lang w:val="en-US"/>
        </w:rPr>
        <w:t xml:space="preserve">-transformed serum protein and metabolite levels and clinical data for the INCOV cohort were extracted from </w:t>
      </w:r>
      <w:del w:id="257" w:author="Unknown Author" w:date="2022-12-03T11:33:55Z">
        <w:r>
          <w:rPr>
            <w:lang w:val="en-US"/>
          </w:rPr>
          <w:delText xml:space="preserve">supplementary tables accompanying </w:delText>
        </w:r>
      </w:del>
      <w:r>
        <w:rPr>
          <w:lang w:val="en-US"/>
        </w:rPr>
        <w:t xml:space="preserve">the report by Su at al.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The characteristics of healthy controls and COVID-19 participants of the INCOV cohort are presented in </w:t>
      </w:r>
      <w:r>
        <w:rPr>
          <w:b/>
          <w:bCs/>
          <w:highlight w:val="yellow"/>
          <w:lang w:val="en-US"/>
        </w:rPr>
        <w:t>Table 3</w:t>
      </w:r>
      <w:r>
        <w:rPr>
          <w:lang w:val="en-US"/>
        </w:rPr>
        <w:t>.</w:t>
      </w:r>
    </w:p>
    <w:p>
      <w:pPr>
        <w:pStyle w:val="TextBody"/>
        <w:rPr>
          <w:lang w:val="en-US"/>
        </w:rPr>
      </w:pPr>
      <w:r>
        <w:rPr>
          <w:lang w:val="en-US"/>
        </w:rPr>
        <w:t xml:space="preserve">Comparison of serum metabolite and cytokine levels between healthy controls and COVID-19 individuals at consecutive timepoints after infection was done with Kruskal-Wallis test with Mann-Whitney post-hoc test with Benjamini-Hochberg correction for multiple testing </w:t>
      </w:r>
      <w:r>
        <w:fldChar w:fldCharType="begin"/>
      </w:r>
      <w:r>
        <w:rPr>
          <w:lang w:val="en-US"/>
        </w:rPr>
        <w:instrText>ADDIN EN.CITE &lt;EndNote&gt;&lt;Cite&gt;&lt;Author&gt;Benjamini&lt;/Author&gt;&lt;Year&gt;1995&lt;/Year&gt;&lt;RecNum&gt;59&lt;/RecNum&gt;&lt;DisplayText&gt;(Benjamini and Hochberg, 1995)&lt;/DisplayText&gt;&lt;record&gt;&lt;rec-number&gt;59&lt;/rec-number&gt;&lt;foreign-keys&gt;&lt;key app="EN" db-id="9tt09s2ss9vtrhedz5b55dtx0005ssfv2rwp" timestamp="1629132267"&gt;59&lt;/key&gt;&lt;/foreign-keys&gt;&lt;ref-type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(Methodological)&lt;/full-title&gt;&lt;/periodical&gt;&lt;pages&gt;289-300&lt;/pages&gt;&lt;volume&gt;57&lt;/volume&gt;&lt;number&gt;1&lt;/number&gt;&lt;keywords&gt;&lt;keyword&gt;bonferroni-type procedures&lt;/keyword&gt;&lt;keyword&gt;familywise error rate&lt;/keyword&gt;&lt;keyword&gt;multiple-comparison procedures&lt;/keyword&gt;&lt;keyword&gt;p-values&lt;/keyword&gt;&lt;/keywords&gt;&lt;dates&gt;&lt;year&gt;1995&lt;/year&gt;&lt;pub-dates&gt;&lt;date&gt;1995/01/01&lt;/date&gt;&lt;/pub-dates&gt;&lt;/dates&gt;&lt;publisher&gt;John Wiley &amp;amp; Sons, Ltd&lt;/publisher&gt;&lt;isbn&gt;0035-9246&lt;/isbn&gt;&lt;work-type&gt;https://doi.org/10.1111/j.2517-6161.1995.tb02031.x&lt;/work-type&gt;&lt;urls&gt;&lt;related-urls&gt;&lt;url&gt;https://doi.org/10.1111/j.2517-6161.1995.tb02031.x&lt;/url&gt;&lt;/related-urls&gt;&lt;/urls&gt;&lt;electronic-resource-num&gt;https://doi.org/10.1111/j.2517-6161.1995.tb02031.x&lt;/electronic-resource-num&gt;&lt;access-date&gt;2021/08/16&lt;/access-date&gt;&lt;/record&gt;&lt;/Cite&gt;&lt;/EndNote&gt;</w:instrText>
      </w:r>
      <w:r>
        <w:rPr>
          <w:lang w:val="en-US"/>
        </w:rPr>
      </w:r>
      <w:r>
        <w:rPr>
          <w:lang w:val="en-US"/>
        </w:rPr>
        <w:fldChar w:fldCharType="separate"/>
      </w:r>
      <w:r>
        <w:rPr>
          <w:lang w:val="en-US"/>
        </w:rPr>
        <w:t>(Benjamini and Hochberg, 1995)</w:t>
      </w:r>
      <w:r>
        <w:rPr>
          <w:lang w:val="en-US"/>
        </w:rPr>
      </w:r>
      <w:r>
        <w:rPr>
          <w:lang w:val="en-US"/>
        </w:rPr>
        <w:fldChar w:fldCharType="end"/>
      </w:r>
      <w:r>
        <w:rPr>
          <w:lang w:val="en-US"/>
        </w:rPr>
        <w:t>. Correlation of metabolite and cytokine serum levels was investigated by Spearman test. Serum levels of metabolites and cytokines in healthy controls, COVID-19 subjects without persistent symptoms, COVID-19 subjects with putative psychiatric persistent symptoms (depression, anxiety or sleep disorders) and COVID-19 subjects with other non-psychiatric persistent symptoms were compared with Kruskal-Wallis test</w:t>
      </w:r>
      <w:commentRangeStart w:id="32"/>
      <w:r>
        <w:rPr>
          <w:lang w:val="en-US"/>
        </w:rPr>
        <w:t xml:space="preserve"> (packages </w:t>
      </w:r>
      <w:r>
        <w:rPr>
          <w:i/>
          <w:iCs/>
          <w:lang w:val="en-US"/>
        </w:rPr>
        <w:t>rstatix</w:t>
      </w:r>
      <w:r>
        <w:rPr>
          <w:lang w:val="en-US"/>
        </w:rPr>
        <w:t xml:space="preserve"> </w:t>
      </w:r>
      <w:r>
        <w:rPr>
          <w:highlight w:val="yellow"/>
          <w:lang w:val="en-US"/>
        </w:rPr>
        <w:t>(3),</w:t>
      </w:r>
      <w:r>
        <w:rPr>
          <w:lang w:val="en-US"/>
        </w:rPr>
        <w:t xml:space="preserve"> </w:t>
      </w:r>
      <w:r>
        <w:rPr>
          <w:i/>
          <w:iCs/>
          <w:lang w:val="en-US"/>
        </w:rPr>
        <w:t>ggpubr</w:t>
      </w:r>
      <w:r>
        <w:rPr>
          <w:lang w:val="en-US"/>
        </w:rPr>
        <w:t xml:space="preserve"> </w:t>
      </w:r>
      <w:r>
        <w:rPr>
          <w:highlight w:val="yellow"/>
          <w:lang w:val="en-US"/>
        </w:rPr>
        <w:t>(4)</w:t>
      </w:r>
      <w:r>
        <w:rPr>
          <w:lang w:val="en-US"/>
        </w:rPr>
        <w:t xml:space="preserve"> and </w:t>
      </w:r>
      <w:r>
        <w:rPr>
          <w:i/>
          <w:iCs/>
          <w:lang w:val="en-US"/>
        </w:rPr>
        <w:t>ExDA</w:t>
      </w:r>
      <w:r>
        <w:rPr>
          <w:lang w:val="en-US"/>
        </w:rPr>
        <w:t xml:space="preserve">, </w:t>
      </w:r>
      <w:hyperlink r:id="rId3">
        <w:r>
          <w:rPr>
            <w:rStyle w:val="InternetLink"/>
            <w:lang w:val="en-US"/>
          </w:rPr>
          <w:t>https://github.com/PiotrTymoszuk/exda</w:t>
        </w:r>
      </w:hyperlink>
      <w:r>
        <w:rPr>
          <w:lang w:val="en-US"/>
        </w:rPr>
        <w:t>)</w:t>
      </w:r>
      <w:ins w:id="258" w:author="Unknown Author" w:date="2022-12-03T11:34:59Z">
        <w:r>
          <w:rPr>
            <w:lang w:val="en-US"/>
          </w:rPr>
        </w:r>
      </w:ins>
      <w:commentRangeEnd w:id="32"/>
      <w:r>
        <w:commentReference w:id="32"/>
      </w:r>
      <w:r>
        <w:rPr>
          <w:lang w:val="en-US"/>
        </w:rPr>
        <w:t>.</w:t>
      </w:r>
    </w:p>
    <w:p>
      <w:pPr>
        <w:pStyle w:val="TextBody"/>
        <w:rPr>
          <w:lang w:val="en-US"/>
        </w:rPr>
      </w:pPr>
      <w:r>
        <w:rPr>
          <w:lang w:val="en-US"/>
        </w:rPr>
      </w:r>
      <w:r>
        <w:br w:type="page"/>
      </w:r>
    </w:p>
    <w:p>
      <w:pPr>
        <w:pStyle w:val="Heading1"/>
        <w:rPr>
          <w:lang w:val="en-US"/>
        </w:rPr>
      </w:pPr>
      <w:r>
        <w:rPr>
          <w:lang w:val="en-US"/>
        </w:rPr>
        <w:t>Results</w:t>
      </w:r>
    </w:p>
    <w:p>
      <w:pPr>
        <w:pStyle w:val="Heading2"/>
        <w:rPr>
          <w:lang w:val="en-GB"/>
        </w:rPr>
      </w:pPr>
      <w:r>
        <w:rPr>
          <w:lang w:val="en-GB"/>
        </w:rPr>
        <w:t>Cohort characteristics</w:t>
      </w:r>
    </w:p>
    <w:p>
      <w:pPr>
        <w:pStyle w:val="TextBody"/>
        <w:rPr>
          <w:lang w:val="en-US"/>
        </w:rPr>
      </w:pPr>
      <w:r>
        <w:rPr>
          <w:lang w:val="en-US"/>
        </w:rPr>
        <w:t>We divided the participants in respect to symptoms of anxiety/depression measured by HADS (HADS+ and HADS-) and presence of COVID-19-specific persistent somatic symptoms (PSS+ and PSS-) into four groups (</w:t>
      </w:r>
      <w:r>
        <w:rPr>
          <w:b/>
          <w:bCs/>
          <w:highlight w:val="yellow"/>
          <w:lang w:val="en-US"/>
        </w:rPr>
        <w:t>Table 1</w:t>
      </w:r>
      <w:r>
        <w:rPr>
          <w:lang w:val="en-US"/>
        </w:rPr>
        <w:t xml:space="preserve">). </w:t>
      </w:r>
      <w:commentRangeStart w:id="33"/>
      <w:r>
        <w:rPr>
          <w:highlight w:val="yellow"/>
          <w:lang w:val="en-US"/>
        </w:rPr>
        <w:t>Age</w:t>
      </w:r>
      <w:r>
        <w:rPr>
          <w:highlight w:val="yellow"/>
          <w:lang w:val="en-US"/>
        </w:rPr>
      </w:r>
      <w:commentRangeEnd w:id="33"/>
      <w:r>
        <w:commentReference w:id="33"/>
      </w:r>
      <w:r>
        <w:rPr>
          <w:highlight w:val="yellow"/>
          <w:lang w:val="en-US"/>
        </w:rPr>
        <w:t xml:space="preserve"> was significantly lower in the HADS+/PSS- group compared to the other three groups (Chi-Square test, p= 0.035, post hoc?. No sex differences between the groups were found. The HADS+/PSS+ group showed significantly higher number of currently active somatic disordes (Chi squre test p = 0.002, post hoc test?). COVID-19 course ……</w:t>
      </w:r>
      <w:r>
        <w:rPr>
          <w:rFonts w:cs="Calibri" w:cstheme="minorHAnsi"/>
          <w:color w:val="000000"/>
          <w:highlight w:val="yellow"/>
          <w:lang w:val="en-GB"/>
        </w:rPr>
        <w:t xml:space="preserve">Currently active somatic disorders included disorders such </w:t>
      </w:r>
      <w:commentRangeStart w:id="34"/>
      <w:r>
        <w:rPr>
          <w:rFonts w:cs="Calibri" w:cstheme="minorHAnsi"/>
          <w:color w:val="000000"/>
          <w:highlight w:val="yellow"/>
          <w:lang w:val="en-GB"/>
        </w:rPr>
        <w:t>as</w:t>
      </w:r>
      <w:r>
        <w:rPr>
          <w:rFonts w:cs="Calibri" w:cstheme="minorHAnsi"/>
          <w:color w:val="000000"/>
          <w:highlight w:val="yellow"/>
          <w:lang w:val="en-GB"/>
        </w:rPr>
      </w:r>
      <w:commentRangeEnd w:id="34"/>
      <w:r>
        <w:commentReference w:id="34"/>
      </w:r>
      <w:r>
        <w:rPr>
          <w:rFonts w:cs="Calibri" w:cstheme="minorHAnsi"/>
          <w:color w:val="000000"/>
          <w:highlight w:val="yellow"/>
          <w:lang w:val="en-GB"/>
        </w:rPr>
        <w:t>…… Psychiatric morbidity included the following diagnoses ……</w:t>
      </w:r>
    </w:p>
    <w:p>
      <w:pPr>
        <w:pStyle w:val="Heading2"/>
        <w:rPr>
          <w:lang w:val="en-US"/>
        </w:rPr>
      </w:pPr>
      <w:r>
        <w:rPr>
          <w:lang w:val="en-US"/>
        </w:rPr>
        <w:t>Effect of mental and physical health on inflammation markers</w:t>
      </w:r>
    </w:p>
    <w:p>
      <w:pPr>
        <w:pStyle w:val="TextBody"/>
        <w:rPr>
          <w:lang w:val="en-US"/>
        </w:rPr>
      </w:pPr>
      <w:r>
        <w:rPr>
          <w:lang w:val="en-US"/>
        </w:rPr>
        <w:t xml:space="preserve">We used ANCOVA to analyze effects of the factors “anxiety/depression” (HADS status)  and “persisting somatic symptoms” (PSS status) on systemic inflammation markers. As shown in </w:t>
      </w:r>
      <w:r>
        <w:rPr>
          <w:b/>
          <w:bCs/>
          <w:highlight w:val="yellow"/>
          <w:lang w:val="en-US"/>
        </w:rPr>
        <w:t>Table 2</w:t>
      </w:r>
      <w:r>
        <w:rPr>
          <w:highlight w:val="yellow"/>
          <w:lang w:val="en-US"/>
        </w:rPr>
        <w:t xml:space="preserve">, </w:t>
      </w:r>
      <w:r>
        <w:rPr>
          <w:lang w:val="en-US"/>
        </w:rPr>
        <w:t xml:space="preserve">neither HADS status nor PSS status had a significant effect on analyzed inflammatory markers (neopterin, nitrite, CRP, IL-6 and systemic immune-inflammation index [SII]). Yet, neopterin was found to significantly </w:t>
      </w:r>
      <w:r>
        <w:rPr>
          <w:highlight w:val="yellow"/>
          <w:lang w:val="en-US"/>
        </w:rPr>
        <w:t>increase/decrease</w:t>
      </w:r>
      <w:r>
        <w:rPr>
          <w:lang w:val="en-US"/>
        </w:rPr>
        <w:t xml:space="preserve"> with age.</w:t>
      </w:r>
    </w:p>
    <w:p>
      <w:pPr>
        <w:pStyle w:val="TextBody"/>
        <w:rPr>
          <w:lang w:val="en-US"/>
        </w:rPr>
      </w:pPr>
      <w:r>
        <w:rPr>
          <w:lang w:val="en-US"/>
        </w:rPr>
      </w:r>
    </w:p>
    <w:p>
      <w:pPr>
        <w:pStyle w:val="Heading2"/>
        <w:rPr>
          <w:lang w:val="en-US"/>
        </w:rPr>
      </w:pPr>
      <w:r>
        <w:rPr>
          <w:lang w:val="en-US"/>
        </w:rPr>
        <w:t>Effect of mental and physical health on serotonin pathway</w:t>
      </w:r>
    </w:p>
    <w:p>
      <w:pPr>
        <w:pStyle w:val="TextBody"/>
        <w:rPr>
          <w:lang w:val="en-US"/>
        </w:rPr>
      </w:pPr>
      <w:r>
        <w:rPr>
          <w:lang w:val="en-US"/>
        </w:rPr>
        <w:t xml:space="preserve">The KYN/TRP ratio as marker of the serotonin pathway was significantly affected both by symptoms of anxiety/depression (HADS status, ANCOVA, p = 0.005) and persistent somatic symptoms (PSS, ANCOVA, p=0.002) as well as the interaction of these two factors (ANCOVA, p = 0.017, </w:t>
      </w:r>
      <w:r>
        <w:rPr>
          <w:highlight w:val="yellow"/>
          <w:lang w:val="en-US"/>
        </w:rPr>
        <w:t>Table 2, Figure 3).</w:t>
      </w:r>
      <w:r>
        <w:rPr>
          <w:lang w:val="en-US"/>
        </w:rPr>
        <w:t xml:space="preserve"> In more detail, KYN/TRP ratio was found significantly higher in participants suffering from persistent somatic symptoms both in the subset HADS+ and HADS- subsets </w:t>
      </w:r>
      <w:r>
        <w:rPr>
          <w:highlight w:val="yellow"/>
          <w:lang w:val="en-US"/>
        </w:rPr>
        <w:t>(</w:t>
      </w:r>
      <w:commentRangeStart w:id="35"/>
      <w:r>
        <w:rPr>
          <w:highlight w:val="yellow"/>
          <w:lang w:val="en-US"/>
        </w:rPr>
        <w:t>p</w:t>
      </w:r>
      <w:r>
        <w:rPr>
          <w:highlight w:val="yellow"/>
          <w:lang w:val="en-US"/>
        </w:rPr>
      </w:r>
      <w:commentRangeEnd w:id="35"/>
      <w:r>
        <w:commentReference w:id="35"/>
      </w:r>
      <w:r>
        <w:rPr>
          <w:highlight w:val="yellow"/>
          <w:lang w:val="en-US"/>
        </w:rPr>
        <w:t>=………).</w:t>
      </w:r>
      <w:r>
        <w:rPr>
          <w:lang w:val="en-US"/>
        </w:rPr>
        <w:t xml:space="preserve"> In line with the significant interaction effect of the mental health status and persistent somatic symptoms,  KYN/TRP ratio peaked in the HADS+ PSS+ subjects. In addition, KYN/TRP ratio was significantly affected by participant’s age. In particular, KYN/TRP ratio was substantially </w:t>
      </w:r>
      <w:r>
        <w:rPr>
          <w:highlight w:val="yellow"/>
          <w:lang w:val="en-US"/>
        </w:rPr>
        <w:t>higher/lower</w:t>
      </w:r>
      <w:r>
        <w:rPr>
          <w:lang w:val="en-US"/>
        </w:rPr>
        <w:t xml:space="preserve"> in elderly participants. The effects of sex were not significant. When KYN and TRP results were analyzed independently </w:t>
      </w:r>
      <w:r>
        <w:rPr>
          <w:highlight w:val="yellow"/>
          <w:lang w:val="en-US"/>
        </w:rPr>
        <w:t>XXXXXXX</w:t>
      </w:r>
    </w:p>
    <w:p>
      <w:pPr>
        <w:pStyle w:val="TextBody"/>
        <w:rPr>
          <w:lang w:val="en-US"/>
        </w:rPr>
      </w:pPr>
      <w:r>
        <w:rPr>
          <w:lang w:val="en-US"/>
        </w:rPr>
      </w:r>
    </w:p>
    <w:p>
      <w:pPr>
        <w:pStyle w:val="Heading2"/>
        <w:rPr>
          <w:lang w:val="en-US"/>
        </w:rPr>
      </w:pPr>
      <w:r>
        <w:rPr>
          <w:lang w:val="en-US"/>
        </w:rPr>
        <w:t>Effect of mental and physical health on catecholamine pathway</w:t>
      </w:r>
    </w:p>
    <w:p>
      <w:pPr>
        <w:pStyle w:val="TextBody"/>
        <w:rPr>
          <w:lang w:val="en-US"/>
        </w:rPr>
      </w:pPr>
      <w:r>
        <w:rPr>
          <w:lang w:val="en-US"/>
        </w:rPr>
        <w:t xml:space="preserve">PHE/TYR as a marker for the catecholamine pathway was influenced by the factor “anxiety/depression” with lower values in individuals with impaired mental health (HADS status, ANCOVA, p = 0.047). No influence of the factor “persisting somatic symptoms” (PSS status, ANCOVA, p = 0.454) was found and the interaction (ANCOVA, p = 0.126; Table 2) was not significant. </w:t>
      </w:r>
      <w:r>
        <w:rPr>
          <w:highlight w:val="yellow"/>
          <w:lang w:val="en-US"/>
        </w:rPr>
        <w:t>A significant effect of age was found  (ANCOVA, p = 0.005) with ……</w:t>
      </w:r>
      <w:commentRangeStart w:id="37"/>
      <w:r>
        <w:rPr/>
        <w:commentReference w:id="36"/>
      </w:r>
      <w:commentRangeEnd w:id="37"/>
      <w:r>
        <w:commentReference w:id="37"/>
      </w:r>
      <w:r>
        <w:rPr/>
      </w:r>
    </w:p>
    <w:p>
      <w:pPr>
        <w:pStyle w:val="TextBody"/>
        <w:rPr>
          <w:lang w:val="en-US"/>
        </w:rPr>
      </w:pPr>
      <w:r>
        <w:rPr>
          <w:lang w:val="en-US"/>
        </w:rPr>
      </w:r>
    </w:p>
    <w:p>
      <w:pPr>
        <w:pStyle w:val="Heading2"/>
        <w:rPr>
          <w:lang w:val="en-US"/>
        </w:rPr>
      </w:pPr>
      <w:r>
        <w:rPr>
          <w:lang w:val="en-US"/>
        </w:rPr>
        <w:t>Serum TRP and TRP degradation products are associated with cytokine levels and persistent COVID-19 symptoms in the publicly available INCOV cohort</w:t>
      </w:r>
    </w:p>
    <w:p>
      <w:pPr>
        <w:pStyle w:val="TextBody"/>
        <w:rPr>
          <w:lang w:val="en-US"/>
        </w:rPr>
      </w:pPr>
      <w:r>
        <w:rPr>
          <w:lang w:val="en-US"/>
        </w:rPr>
        <w:t>To validate our observations on regulation of TRP metabolism during COVID-19 convalescence, we re-analyzed published proteome and metabolome data of the INCOV collective (</w:t>
      </w:r>
      <w:r>
        <w:rPr>
          <w:highlight w:val="yellow"/>
          <w:lang w:val="en-US"/>
        </w:rPr>
        <w:t>Table 3, Supplementary Table S1</w:t>
      </w:r>
      <w:r>
        <w:rPr>
          <w:lang w:val="en-US"/>
        </w:rPr>
        <w:t xml:space="preserv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In the INCOV study participants, serum levels of key inflammatory cytokines, IL6, IL10, TNF-alpha and IFN-gamma, as well as main immunosuppressive metabolites of the TRYCATS pathway, kynurenine (KYN) and quinolinic acid (QUIN), peaked during acute (median: 11 days after symptom onset) and sub-acute COVID-19 (median 17 days after symptom onset) and decreased to levels comparable with healthy control during late convalescence (median: 64 days after symptom onset). At the same time, serum tryptophan (TRP) concentrations reached their minimum during acute disease and returned to near-healthy levels during late convalescence. Circulating serotonin concentrations rose significantly throughout COVID-19 recovery (</w:t>
      </w:r>
      <w:r>
        <w:rPr>
          <w:highlight w:val="yellow"/>
          <w:lang w:val="en-US"/>
        </w:rPr>
        <w:t xml:space="preserve">Figures 4 - </w:t>
      </w:r>
      <w:r>
        <w:rPr>
          <w:lang w:val="en-US"/>
        </w:rPr>
        <w:t>5). Furthermore, at each analyzed timepoint of acute COVID-19 and COVID-19 convalescence, serum KYN and QUIN correlated significantly with each of blood IL6, IL10, TNF-alpha and IFN-gamma concentrations. Serum concentrations of TRP and 5-HT were significantly negatively associated with blood levels of all investigated cytokines during acute and sub-acute COVID-19 (</w:t>
      </w:r>
      <w:r>
        <w:rPr>
          <w:highlight w:val="yellow"/>
          <w:lang w:val="en-US"/>
        </w:rPr>
        <w:t>Figure 6).</w:t>
      </w:r>
      <w:r>
        <w:rPr>
          <w:lang w:val="en-US"/>
        </w:rPr>
        <w:t xml:space="preserve"> These results of the time course and correlation analyses indicate that circulating amounts of KYN, QUIN and TRP are closely linked with systemic inflammation during COVID-19 and COVID-19 recovery.</w:t>
      </w:r>
    </w:p>
    <w:p>
      <w:pPr>
        <w:pStyle w:val="TextBody"/>
        <w:rPr>
          <w:lang w:val="en-US"/>
        </w:rPr>
      </w:pPr>
      <w:r>
        <w:rPr>
          <w:lang w:val="en-US"/>
        </w:rPr>
      </w:r>
    </w:p>
    <w:p>
      <w:pPr>
        <w:pStyle w:val="TextBody"/>
        <w:rPr>
          <w:lang w:val="en-US"/>
        </w:rPr>
      </w:pPr>
      <w:r>
        <w:rPr>
          <w:lang w:val="en-US"/>
        </w:rPr>
        <w:t>Next, we compared cytokine and TRP metabolism product levels in the INCOV cohort during COVID-19 convalescence, i.e. at median 64 days after symptom onset, between healthy controls, fully recovered COVID-19 participants, COVID-19 participants with putative self-reported psychiatric symptoms (depression, anxiety or sleep problems) and COVID-19 participants suffering from other non-psychiatric persistent symptoms. In such analysis, we could detect significantly higher concentration of serum IL6, IL10 and TNF-alpha in COVID-19 convalescents, irrespective of their persistent symptom status, as compared with healthy controls (</w:t>
      </w:r>
      <w:r>
        <w:rPr>
          <w:b/>
          <w:bCs/>
          <w:highlight w:val="yellow"/>
          <w:lang w:val="en-US"/>
        </w:rPr>
        <w:t>Figure 7</w:t>
      </w:r>
      <w:r>
        <w:rPr>
          <w:lang w:val="en-US"/>
        </w:rPr>
        <w:t>). Interestingly, serum TRP tended to be lower and QUIN tended to be substantially higher in the INCOV study participants with persistent depression, anxiety or sleep disorders as compared with the subjects suffering from other persistent symptoms. In this analysis, circulating 5-HT levels were generally higher in COVID-19 convalescents than in healthy controls and tended to rise even further in convalescents with non-mental persistent complaints (</w:t>
      </w:r>
      <w:r>
        <w:rPr>
          <w:b/>
          <w:bCs/>
          <w:highlight w:val="yellow"/>
          <w:lang w:val="en-US"/>
        </w:rPr>
        <w:t>Figure 8</w:t>
      </w:r>
      <w:r>
        <w:rPr>
          <w:highlight w:val="yellow"/>
          <w:lang w:val="en-US"/>
        </w:rPr>
        <w:t>).</w:t>
      </w:r>
      <w:r>
        <w:rPr>
          <w:lang w:val="en-US"/>
        </w:rPr>
        <w:t xml:space="preserve"> Similar tendencies in regulation of cytokines and a lowered systemic availability of TRP could be observed for COVID-19 participants of the INCOV study suffering from self-reported, putative neurological symptoms as compared with non-neurological forms of pos-COVID-19 condition (</w:t>
      </w:r>
      <w:r>
        <w:rPr>
          <w:b/>
          <w:bCs/>
          <w:highlight w:val="yellow"/>
          <w:lang w:val="en-US"/>
        </w:rPr>
        <w:t>Supplementary Figures S1 - S2</w:t>
      </w:r>
      <w:r>
        <w:rPr>
          <w:lang w:val="en-US"/>
        </w:rPr>
        <w:t>).</w:t>
      </w:r>
    </w:p>
    <w:p>
      <w:pPr>
        <w:pStyle w:val="TextBody"/>
        <w:rPr>
          <w:lang w:val="en-US"/>
        </w:rPr>
      </w:pPr>
      <w:r>
        <w:rPr>
          <w:lang w:val="en-US"/>
        </w:rPr>
        <w:t>In sum, the validation INCOV analyses suggest that mental health manifestations and neurological persistent symptoms of post-COVID-19 condition may go hand in hand with lowered systemic availability of the serotonin precursor TRP and higher activity of the TRYCATS metabolic pathway.</w:t>
      </w:r>
      <w:bookmarkStart w:id="0" w:name="results-bioinformatic-part"/>
      <w:bookmarkStart w:id="1" w:name="X050791c7a007b0753f302a5a6ba3b57b7606a19"/>
      <w:bookmarkEnd w:id="0"/>
      <w:bookmarkEnd w:id="1"/>
      <w:r>
        <w:br w:type="page"/>
      </w:r>
    </w:p>
    <w:p>
      <w:pPr>
        <w:pStyle w:val="Heading1"/>
        <w:rPr>
          <w:lang w:val="en-US"/>
        </w:rPr>
      </w:pPr>
      <w:r>
        <w:rPr>
          <w:lang w:val="en-US"/>
        </w:rPr>
        <w:t>Discussion</w:t>
      </w:r>
    </w:p>
    <w:p>
      <w:pPr>
        <w:pStyle w:val="TextBody"/>
        <w:rPr>
          <w:lang w:val="en-US"/>
        </w:rPr>
      </w:pPr>
      <w:r>
        <w:rPr>
          <w:lang w:val="en-US"/>
        </w:rPr>
        <w:t>In the present study we show that persistent somatic symptoms following COVID-19 as well as impaired mental health are associated with significant, supper-additive increases in KYN/TRP ratio</w:t>
      </w:r>
      <w:r>
        <w:rPr>
          <w:lang w:val="en-GB"/>
        </w:rPr>
        <w:t>.</w:t>
      </w:r>
      <w:r>
        <w:rPr>
          <w:lang w:val="en-US"/>
        </w:rPr>
        <w:t xml:space="preserve"> suggestive of lowered systemic availability of serotonin. No effect of persisting somatic symptoms post COVID-19 was found on PHY/TYR ratio, while impaired mental health was associated with reduced PHE/TYR ratios. Analysis of a previously published cohort shows that mental health manifestations and neurological persistent symptoms of post-COVID-19 are associated with lowered systemic availability of TRP and higher activity of the TRYCATS metabolic pathway.</w:t>
      </w:r>
    </w:p>
    <w:p>
      <w:pPr>
        <w:pStyle w:val="TextBody"/>
        <w:rPr>
          <w:lang w:val="en-US"/>
        </w:rPr>
      </w:pPr>
      <w:r>
        <w:rPr>
          <w:lang w:val="en-US"/>
        </w:rPr>
      </w:r>
    </w:p>
    <w:p>
      <w:pPr>
        <w:pStyle w:val="TextBody"/>
        <w:rPr>
          <w:lang w:val="en-US"/>
        </w:rPr>
      </w:pPr>
      <w:r>
        <w:rPr>
          <w:lang w:val="en-US"/>
        </w:rPr>
        <w:t xml:space="preserve">Sickness behaviour in humans comprises among others symptoms of depressed and anxious mood, social disconnection, fatigue, cognitive disturbance, and psychomotor slowing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(Bower et al., 2022)</w:t>
      </w:r>
      <w:r>
        <w:rPr>
          <w:lang w:val="en-US"/>
        </w:rPr>
      </w:r>
      <w:r>
        <w:rPr>
          <w:lang w:val="en-US"/>
        </w:rPr>
        <w:fldChar w:fldCharType="end"/>
      </w:r>
      <w:r>
        <w:rPr>
          <w:lang w:val="en-US"/>
        </w:rPr>
        <w:t xml:space="preserve">. This is a clear indication that inflammatory changes are associated also with alterations of mental status </w:t>
      </w:r>
      <w:r>
        <w:fldChar w:fldCharType="begin"/>
      </w:r>
      <w:r>
        <w:rPr>
          <w:lang w:val="en-US"/>
        </w:rPr>
        <w:instrText>ADDIN EN.CITE &lt;EndNote&gt;&lt;Cite&gt;&lt;Author&gt;Maes&lt;/Author&gt;&lt;Year&gt;2012&lt;/Year&gt;&lt;RecNum&gt;88&lt;/RecNum&gt;&lt;DisplayText&gt;(Maes and Rief, 2012)&lt;/DisplayText&gt;&lt;record&gt;&lt;rec-number&gt;88&lt;/rec-number&gt;&lt;foreign-keys&gt;&lt;key app="EN" db-id="9tt09s2ss9vtrhedz5b55dtx0005ssfv2rwp" timestamp="1665401444"&gt;88&lt;/key&gt;&lt;/foreign-keys&gt;&lt;ref-type name="Journal Article"&gt;17&lt;/ref-type&gt;&lt;contributors&gt;&lt;authors&gt;&lt;author&gt;Maes, M.&lt;/author&gt;&lt;author&gt;Rief, W.&lt;/author&gt;&lt;/authors&gt;&lt;/contributors&gt;&lt;auth-address&gt;Maes Clinics @ Tria, Bangkok, Thailand. dr.michaelmaes@hotmail.com&lt;/auth-address&gt;&lt;titles&gt;&lt;title&gt;Diagnostic classifications in depression and somatization should include biomarkers, such as disorders in the tryptophan catabolite (TRYCAT) pathway&lt;/title&gt;&lt;secondary-title&gt;Psychiatry Res&lt;/secondary-title&gt;&lt;/titles&gt;&lt;periodical&gt;&lt;full-title&gt;Psychiatry Res&lt;/full-title&gt;&lt;/periodical&gt;&lt;pages&gt;243-9&lt;/pages&gt;&lt;volume&gt;196&lt;/volume&gt;&lt;number&gt;2-3&lt;/number&gt;&lt;edition&gt;2012/03/01&lt;/edition&gt;&lt;keywords&gt;&lt;keyword&gt;Adult&lt;/keyword&gt;&lt;keyword&gt;Analysis of Variance&lt;/keyword&gt;&lt;keyword&gt;Biomarkers/blood&lt;/keyword&gt;&lt;keyword&gt;Chi-Square Distribution&lt;/keyword&gt;&lt;keyword&gt;Depression/*classification/complications/*diagnosis&lt;/keyword&gt;&lt;keyword&gt;Female&lt;/keyword&gt;&lt;keyword&gt;Humans&lt;/keyword&gt;&lt;keyword&gt;International Classification of Diseases&lt;/keyword&gt;&lt;keyword&gt;Kynurenic Acid/blood&lt;/keyword&gt;&lt;keyword&gt;Kynurenine/*blood&lt;/keyword&gt;&lt;keyword&gt;Male&lt;/keyword&gt;&lt;keyword&gt;Middle Aged&lt;/keyword&gt;&lt;keyword&gt;Principal Component Analysis&lt;/keyword&gt;&lt;keyword&gt;Psychiatric Status Rating Scales&lt;/keyword&gt;&lt;keyword&gt;Somatoform Disorders/*classification/complications/*diagnosis&lt;/keyword&gt;&lt;keyword&gt;Tryptophan/*blood&lt;/keyword&gt;&lt;/keywords&gt;&lt;dates&gt;&lt;year&gt;2012&lt;/year&gt;&lt;pub-dates&gt;&lt;date&gt;Apr 30&lt;/date&gt;&lt;/pub-dates&gt;&lt;/dates&gt;&lt;isbn&gt;0165-1781 (Print)&amp;#xD;0165-1781 (Linking)&lt;/isbn&gt;&lt;accession-num&gt;22364930&lt;/accession-num&gt;&lt;urls&gt;&lt;related-urls&gt;&lt;url&gt;https://www.ncbi.nlm.nih.gov/pubmed/22364930&lt;/url&gt;&lt;/related-urls&gt;&lt;/urls&gt;&lt;electronic-resource-num&gt;10.1016/j.psychres.2011.09.029&lt;/electronic-resource-num&gt;&lt;/record&gt;&lt;/Cite&gt;&lt;/EndNote&gt;</w:instrText>
      </w:r>
      <w:r>
        <w:rPr>
          <w:lang w:val="en-US"/>
        </w:rPr>
      </w:r>
      <w:r>
        <w:rPr>
          <w:lang w:val="en-US"/>
        </w:rPr>
        <w:fldChar w:fldCharType="separate"/>
      </w:r>
      <w:r>
        <w:rPr>
          <w:lang w:val="en-US"/>
        </w:rPr>
        <w:t>(Maes and Rief, 2012)</w:t>
      </w:r>
      <w:r>
        <w:rPr>
          <w:lang w:val="en-US"/>
        </w:rPr>
      </w:r>
      <w:r>
        <w:rPr>
          <w:lang w:val="en-US"/>
        </w:rPr>
        <w:fldChar w:fldCharType="end"/>
      </w:r>
      <w:r>
        <w:rPr>
          <w:lang w:val="en-US"/>
        </w:rPr>
        <w:t xml:space="preserve">. Alterations kynurenine levels and the serotonin pathway activity were described in acute COVID-19 using a metabolomics approach, this pathway being the most prominently affected of all of the investigated compounds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(Thomas et al., 2020)</w:t>
      </w:r>
      <w:r>
        <w:rPr>
          <w:lang w:val="en-US"/>
        </w:rPr>
      </w:r>
      <w:r>
        <w:rPr>
          <w:lang w:val="en-US"/>
        </w:rPr>
        <w:fldChar w:fldCharType="end"/>
      </w:r>
      <w:r>
        <w:rPr>
          <w:lang w:val="en-US"/>
        </w:rPr>
        <w:t xml:space="preserve">. Elevated kynurenine levels were also found in the urine of COVID-19 patients and associated with disease severity  </w:t>
      </w:r>
      <w:r>
        <w:fldChar w:fldCharType="begin"/>
      </w:r>
      <w:r>
        <w:rPr>
          <w:lang w:val="en-US"/>
        </w:rPr>
        <w:instrText>ADDIN EN.CITE &lt;EndNote&gt;&lt;Cite&gt;&lt;Author&gt;Dewulf&lt;/Author&gt;&lt;Year&gt;2022&lt;/Year&gt;&lt;RecNum&gt;85&lt;/RecNum&gt;&lt;DisplayText&gt;(Dewulf et al., 2022)&lt;/DisplayText&gt;&lt;record&gt;&lt;rec-number&gt;85&lt;/rec-number&gt;&lt;foreign-keys&gt;&lt;key app="EN" db-id="9tt09s2ss9vtrhedz5b55dtx0005ssfv2rwp" timestamp="1665401180"&gt;85&lt;/key&gt;&lt;/foreign-keys&gt;&lt;ref-type name="Journal Article"&gt;17&lt;/ref-type&gt;&lt;contributors&gt;&lt;authors&gt;&lt;author&gt;Dewulf, Joseph P.&lt;/author&gt;&lt;author&gt;Martin, Manon&lt;/author&gt;&lt;author&gt;Marie, Sandrine&lt;/author&gt;&lt;author&gt;Oguz, Fabie&lt;/author&gt;&lt;author&gt;Belkhir, Leila&lt;/author&gt;&lt;author&gt;De Greef, Julien&lt;/author&gt;&lt;author&gt;Yombi, Jean Cyr&lt;/author&gt;&lt;author&gt;Wittebole, Xavier&lt;/author&gt;&lt;author&gt;Laterre, Pierre-François&lt;/author&gt;&lt;author&gt;Jadoul, Michel&lt;/author&gt;&lt;author&gt;Gatto, Laurent&lt;/author&gt;&lt;author&gt;Bommer, Guido T.&lt;/author&gt;&lt;author&gt;Morelle, Johann&lt;/author&gt;&lt;/authors&gt;&lt;/contributors&gt;&lt;titles&gt;&lt;title&gt;Urine metabolomics links dysregulation of the tryptophan-kynurenine pathway to inflammation and severity of COVID-19&lt;/title&gt;&lt;secondary-title&gt;Scientific Reports&lt;/secondary-title&gt;&lt;/titles&gt;&lt;periodical&gt;&lt;full-title&gt;Scientific Reports&lt;/full-title&gt;&lt;/periodical&gt;&lt;pages&gt;9959&lt;/pages&gt;&lt;volume&gt;12&lt;/volume&gt;&lt;number&gt;1&lt;/number&gt;&lt;dates&gt;&lt;year&gt;2022&lt;/year&gt;&lt;pub-dates&gt;&lt;date&gt;2022/06/15&lt;/date&gt;&lt;/pub-dates&gt;&lt;/dates&gt;&lt;isbn&gt;2045-2322&lt;/isbn&gt;&lt;urls&gt;&lt;related-urls&gt;&lt;url&gt;https://doi.org/10.1038/s41598-022-14292-w&lt;/url&gt;&lt;/related-urls&gt;&lt;/urls&gt;&lt;electronic-resource-num&gt;10.1038/s41598-022-14292-w&lt;/electronic-resource-num&gt;&lt;/record&gt;&lt;/Cite&gt;&lt;/EndNote&gt;</w:instrText>
      </w:r>
      <w:r>
        <w:rPr>
          <w:lang w:val="en-US"/>
        </w:rPr>
      </w:r>
      <w:r>
        <w:rPr>
          <w:lang w:val="en-US"/>
        </w:rPr>
        <w:fldChar w:fldCharType="separate"/>
      </w:r>
      <w:r>
        <w:rPr>
          <w:lang w:val="en-US"/>
        </w:rPr>
      </w:r>
      <w:r>
        <w:rPr>
          <w:lang w:val="en-GB"/>
        </w:rPr>
        <w:t>(Dewulf et al., 2022)</w:t>
      </w:r>
      <w:r>
        <w:rPr>
          <w:lang w:val="en-US"/>
        </w:rPr>
      </w:r>
      <w:r>
        <w:rPr>
          <w:lang w:val="en-US"/>
        </w:rPr>
        <w:fldChar w:fldCharType="end"/>
      </w:r>
      <w:r>
        <w:rPr>
          <w:lang w:val="en-US"/>
        </w:rPr>
        <w:t xml:space="preserve">. These findings were summarized in a recent metaanalysis confirming the alterations of KYN/TRP ratio in COVID-19 and especially in its severe manifestations  </w:t>
      </w:r>
      <w:r>
        <w:fldChar w:fldCharType="begin"/>
      </w:r>
      <w:r>
        <w:rPr>
          <w:lang w:val="en-US"/>
        </w:rPr>
        <w:instrText>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Pr>
          <w:lang w:val="en-US"/>
        </w:rPr>
      </w:r>
      <w:r>
        <w:rPr>
          <w:lang w:val="en-US"/>
        </w:rPr>
        <w:fldChar w:fldCharType="separate"/>
      </w:r>
      <w:r>
        <w:rPr>
          <w:lang w:val="en-US"/>
        </w:rPr>
      </w:r>
      <w:r>
        <w:rPr>
          <w:lang w:val="en-GB"/>
        </w:rPr>
        <w:t>(Almulla et al., 2022)</w:t>
      </w:r>
      <w:r>
        <w:rPr>
          <w:lang w:val="en-US"/>
        </w:rPr>
      </w:r>
      <w:r>
        <w:rPr>
          <w:lang w:val="en-US"/>
        </w:rPr>
        <w:fldChar w:fldCharType="end"/>
      </w:r>
      <w:r>
        <w:rPr>
          <w:lang w:val="en-US"/>
        </w:rPr>
        <w:t xml:space="preserve">. Furthermore, profound alterations of aminoacid turnover and KYN  metabolism were identified as a unique pheynotype of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(Lawler et al., 2021)</w:t>
      </w:r>
      <w:r>
        <w:rPr>
          <w:lang w:val="en-US"/>
        </w:rPr>
      </w:r>
      <w:r>
        <w:rPr>
          <w:lang w:val="en-US"/>
        </w:rPr>
        <w:fldChar w:fldCharType="end"/>
      </w:r>
      <w:r>
        <w:rPr>
          <w:lang w:val="en-US"/>
        </w:rPr>
        <w:t>.</w:t>
      </w:r>
    </w:p>
    <w:p>
      <w:pPr>
        <w:pStyle w:val="TextBody"/>
        <w:rPr>
          <w:lang w:val="en-US"/>
        </w:rPr>
      </w:pPr>
      <w:r>
        <w:rPr>
          <w:lang w:val="en-US"/>
        </w:rPr>
      </w:r>
    </w:p>
    <w:p>
      <w:pPr>
        <w:pStyle w:val="TextBody"/>
        <w:rPr>
          <w:lang w:val="en-US"/>
        </w:rPr>
      </w:pPr>
      <w:bookmarkStart w:id="2" w:name="bbib85"/>
      <w:r>
        <w:rPr>
          <w:lang w:val="en-US"/>
        </w:rPr>
        <w:t xml:space="preserve">Low grade inflammation is a transdiagnostic feature of many psychiatric disorders and psychopathological symptoms  </w:t>
      </w:r>
      <w:r>
        <w:fldChar w:fldCharType="begin"/>
      </w:r>
      <w:r>
        <w:rPr>
          <w:lang w:val="en-US"/>
        </w:rPr>
        <w:instrText>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rPr>
          <w:lang w:val="en-US"/>
        </w:rPr>
      </w:r>
      <w:r>
        <w:rPr>
          <w:lang w:val="en-US"/>
        </w:rPr>
        <w:fldChar w:fldCharType="separate"/>
      </w:r>
      <w:r>
        <w:rPr>
          <w:lang w:val="en-US"/>
        </w:rPr>
        <w:t>(Miller and Raison, 2016)</w:t>
      </w:r>
      <w:r>
        <w:rPr>
          <w:lang w:val="en-US"/>
        </w:rPr>
      </w:r>
      <w:r>
        <w:rPr>
          <w:lang w:val="en-US"/>
        </w:rPr>
        <w:fldChar w:fldCharType="end"/>
      </w:r>
      <w:r>
        <w:rPr>
          <w:lang w:val="en-US"/>
        </w:rPr>
        <w:t xml:space="preserve">. Recently, elevated levels of pre-pandemic inflammation makers  could be associated with a 40% greater risk of developing depressive symptoms in the early months of the pandemic, and mental stress was proposed as the mediating factor </w:t>
      </w:r>
      <w:r>
        <w:fldChar w:fldCharType="begin"/>
      </w:r>
      <w:r>
        <w:rPr>
          <w:lang w:val="en-US"/>
        </w:rPr>
        <w:instrText>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rPr>
          <w:lang w:val="en-US"/>
        </w:rPr>
      </w:r>
      <w:r>
        <w:rPr>
          <w:lang w:val="en-US"/>
        </w:rPr>
        <w:fldChar w:fldCharType="separate"/>
      </w:r>
      <w:r>
        <w:rPr>
          <w:lang w:val="en-US"/>
        </w:rPr>
        <w:t>(Hamilton et al., 2021)</w:t>
      </w:r>
      <w:r>
        <w:rPr>
          <w:lang w:val="en-US"/>
        </w:rPr>
      </w:r>
      <w:r>
        <w:rPr>
          <w:lang w:val="en-US"/>
        </w:rPr>
        <w:fldChar w:fldCharType="end"/>
      </w:r>
      <w:r>
        <w:rPr>
          <w:lang w:val="en-US"/>
        </w:rPr>
        <w:t>.</w:t>
      </w:r>
      <w:bookmarkEnd w:id="2"/>
      <w:r>
        <w:rPr>
          <w:lang w:val="en-US"/>
        </w:rPr>
        <w:t xml:space="preserve"> Protracted systemic inflammation beyond acute phase of COVID-19 was linked to reduced antioxidative glutathion in the brain as well as with depressive symptoms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(Poletti et al., 2022)</w:t>
      </w:r>
      <w:r>
        <w:rPr>
          <w:lang w:val="en-US"/>
        </w:rPr>
      </w:r>
      <w:r>
        <w:rPr>
          <w:lang w:val="en-US"/>
        </w:rPr>
        <w:fldChar w:fldCharType="end"/>
      </w:r>
      <w:r>
        <w:rPr>
          <w:lang w:val="en-US"/>
        </w:rPr>
        <w:t xml:space="preserve">. Elevated inflammatory markers during acute COVID-19 were shown to predict psychopathology at three months follow up, underlining the role of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(Mazza et al., 2021)</w:t>
      </w:r>
      <w:r>
        <w:rPr>
          <w:lang w:val="en-US"/>
        </w:rPr>
      </w:r>
      <w:r>
        <w:rPr>
          <w:lang w:val="en-US"/>
        </w:rPr>
        <w:fldChar w:fldCharType="end"/>
      </w:r>
      <w:r>
        <w:rPr>
          <w:lang w:val="en-US"/>
        </w:rPr>
        <w:t xml:space="preserve">. This finding was supported by observation of protective effects of cytokine-blocking agents in acute COVID-19 against the later onset of depressive symptoms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(Benedetti et al., 2021)</w:t>
      </w:r>
      <w:r>
        <w:rPr>
          <w:lang w:val="en-US"/>
        </w:rPr>
      </w:r>
      <w:r>
        <w:rPr>
          <w:lang w:val="en-US"/>
        </w:rPr>
        <w:fldChar w:fldCharType="end"/>
      </w:r>
      <w:r>
        <w:rPr>
          <w:lang w:val="en-US"/>
        </w:rPr>
        <w:t xml:space="preserve">. In our local cohort the increases in KYN/TRP are reflective of higher IDO1 activity in individuals with persisting somatic symptoms or impaired mental health, but we could not observe a correlation crude markers of systemic inflammation. Serum metabolomics and proteomics data from the INCOV validation cohort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indicate strongly, that systemic availability of the serotonin precursor TRP and circulating amounts of KYN and quinolinic acid, the products of IDO1-mediated TRP decay, stays under control of systemic inflammation during acute COVID-19 and recovery. Interestingly, in the INCOV cohort, serum levels of inflammatory cytokines were comparable in fully recovered COVID-19 patients, subjects with mental health or neurological manifestations of post-COVID-19 condition and participants affected by non-mental persistent symptoms when analyzed by groups. Yet, COVID-19-associated depression, anxiety, sleep problems and self-reported neurological abnormalities were paralleled by substantially lower circulating TRP levels and higher serum amounts of TRYCATs. So it is possible that inflammatory changes in HADS+ and PSS+ individuals are sub-threshold when doing routine blood analyes or inflammation was more compartmentalized (e.g. within the nervous system).  In line with these findings the potential role of KYN/TRP and IDO activation has been summarized in a recent hypothesis paper </w:t>
      </w:r>
      <w:r>
        <w:fldChar w:fldCharType="begin"/>
      </w:r>
      <w:r>
        <w:rPr>
          <w:lang w:val="en-US"/>
        </w:rPr>
        <w:instrText>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(Eroğlu et al., 2021)</w:t>
      </w:r>
      <w:r>
        <w:rPr>
          <w:lang w:val="en-US"/>
        </w:rPr>
      </w:r>
      <w:r>
        <w:rPr>
          <w:lang w:val="en-US"/>
        </w:rPr>
        <w:fldChar w:fldCharType="end"/>
      </w:r>
      <w:r>
        <w:rPr>
          <w:lang w:val="en-US"/>
        </w:rPr>
        <w:t xml:space="preserve"> and KYN has been suggested as a potential marker of post COVID condition </w:t>
      </w:r>
      <w:r>
        <w:fldChar w:fldCharType="begin"/>
      </w:r>
      <w:r>
        <w:rPr>
          <w:lang w:val="en-US"/>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(Bizjak et al., 2022)</w:t>
      </w:r>
      <w:r>
        <w:rPr>
          <w:lang w:val="en-US"/>
        </w:rPr>
      </w:r>
      <w:r>
        <w:rPr>
          <w:lang w:val="en-US"/>
        </w:rPr>
        <w:fldChar w:fldCharType="end"/>
      </w:r>
      <w:r>
        <w:rPr>
          <w:lang w:val="en-US"/>
        </w:rPr>
        <w:t>.</w:t>
      </w:r>
    </w:p>
    <w:p>
      <w:pPr>
        <w:pStyle w:val="TextBody"/>
        <w:rPr>
          <w:lang w:val="en-US"/>
        </w:rPr>
      </w:pPr>
      <w:r>
        <w:rPr>
          <w:lang w:val="en-US"/>
        </w:rPr>
      </w:r>
    </w:p>
    <w:p>
      <w:pPr>
        <w:pStyle w:val="Normal"/>
        <w:spacing w:lineRule="auto" w:line="480" w:before="0" w:after="0"/>
        <w:rPr>
          <w:lang w:val="en-US"/>
        </w:rPr>
      </w:pPr>
      <w:r>
        <w:rPr>
          <w:lang w:val="en-GB"/>
        </w:rPr>
        <w:t xml:space="preserve">The interaction of mental and physical health with an additive effect on neurotransmitter precursor amino acid levels has been observed by our group outside of COVID-19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2015)</w:t>
      </w:r>
      <w:r>
        <w:rPr>
          <w:lang w:val="en-GB"/>
        </w:rPr>
      </w:r>
      <w:r>
        <w:rPr>
          <w:lang w:val="en-GB"/>
        </w:rPr>
        <w:fldChar w:fldCharType="end"/>
      </w:r>
      <w:r>
        <w:rPr>
          <w:lang w:val="en-GB"/>
        </w:rPr>
        <w:t xml:space="preserve"> and we have also shown previously that not only acute but also chronic somatic diseases can interact with mental health presumably via their bi-directional influence on neurotransmitter precursor amino acid levels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US"/>
        </w:rPr>
        <w:t>(Hüfner et al., 2019)</w:t>
      </w:r>
      <w:r>
        <w:rPr>
          <w:lang w:val="en-GB"/>
        </w:rPr>
      </w:r>
      <w:r>
        <w:rPr>
          <w:lang w:val="en-GB"/>
        </w:rPr>
        <w:fldChar w:fldCharType="end"/>
      </w:r>
      <w:r>
        <w:rPr>
          <w:lang w:val="en-US"/>
        </w:rPr>
        <w:t>.</w:t>
      </w:r>
      <w:r>
        <w:rPr>
          <w:lang w:val="en-GB"/>
        </w:rPr>
        <w:t xml:space="preserve"> </w:t>
      </w:r>
      <w:r>
        <w:rPr>
          <w:lang w:val="en-US"/>
        </w:rPr>
        <w:t xml:space="preserve">Persisting somatic symptoms following COVID-19 have been proposed to show similarities to somatic symptoms disorders (ICD11) or the older concept of somatization, which has been shown to be associated with increased KYN/TRP ratios </w:t>
      </w:r>
      <w:r>
        <w:fldChar w:fldCharType="begin"/>
      </w:r>
      <w:r>
        <w:rPr>
          <w:lang w:val="en-US"/>
        </w:rPr>
        <w:instrText>ADDIN EN.CITE &lt;EndNote&gt;&lt;Cite&gt;&lt;Author&gt;Maes&lt;/Author&gt;&lt;Year&gt;2012&lt;/Year&gt;&lt;RecNum&gt;88&lt;/RecNum&gt;&lt;DisplayText&gt;(Maes and Rief, 2012)&lt;/DisplayText&gt;&lt;record&gt;&lt;rec-number&gt;88&lt;/rec-number&gt;&lt;foreign-keys&gt;&lt;key app="EN" db-id="9tt09s2ss9vtrhedz5b55dtx0005ssfv2rwp" timestamp="1665401444"&gt;88&lt;/key&gt;&lt;/foreign-keys&gt;&lt;ref-type name="Journal Article"&gt;17&lt;/ref-type&gt;&lt;contributors&gt;&lt;authors&gt;&lt;author&gt;Maes, M.&lt;/author&gt;&lt;author&gt;Rief, W.&lt;/author&gt;&lt;/authors&gt;&lt;/contributors&gt;&lt;auth-address&gt;Maes Clinics @ Tria, Bangkok, Thailand. dr.michaelmaes@hotmail.com&lt;/auth-address&gt;&lt;titles&gt;&lt;title&gt;Diagnostic classifications in depression and somatization should include biomarkers, such as disorders in the tryptophan catabolite (TRYCAT) pathway&lt;/title&gt;&lt;secondary-title&gt;Psychiatry Res&lt;/secondary-title&gt;&lt;/titles&gt;&lt;periodical&gt;&lt;full-title&gt;Psychiatry Res&lt;/full-title&gt;&lt;/periodical&gt;&lt;pages&gt;243-9&lt;/pages&gt;&lt;volume&gt;196&lt;/volume&gt;&lt;number&gt;2-3&lt;/number&gt;&lt;edition&gt;2012/03/01&lt;/edition&gt;&lt;keywords&gt;&lt;keyword&gt;Adult&lt;/keyword&gt;&lt;keyword&gt;Analysis of Variance&lt;/keyword&gt;&lt;keyword&gt;Biomarkers/blood&lt;/keyword&gt;&lt;keyword&gt;Chi-Square Distribution&lt;/keyword&gt;&lt;keyword&gt;Depression/*classification/complications/*diagnosis&lt;/keyword&gt;&lt;keyword&gt;Female&lt;/keyword&gt;&lt;keyword&gt;Humans&lt;/keyword&gt;&lt;keyword&gt;International Classification of Diseases&lt;/keyword&gt;&lt;keyword&gt;Kynurenic Acid/blood&lt;/keyword&gt;&lt;keyword&gt;Kynurenine/*blood&lt;/keyword&gt;&lt;keyword&gt;Male&lt;/keyword&gt;&lt;keyword&gt;Middle Aged&lt;/keyword&gt;&lt;keyword&gt;Principal Component Analysis&lt;/keyword&gt;&lt;keyword&gt;Psychiatric Status Rating Scales&lt;/keyword&gt;&lt;keyword&gt;Somatoform Disorders/*classification/complications/*diagnosis&lt;/keyword&gt;&lt;keyword&gt;Tryptophan/*blood&lt;/keyword&gt;&lt;/keywords&gt;&lt;dates&gt;&lt;year&gt;2012&lt;/year&gt;&lt;pub-dates&gt;&lt;date&gt;Apr 30&lt;/date&gt;&lt;/pub-dates&gt;&lt;/dates&gt;&lt;isbn&gt;0165-1781 (Print)&amp;#xD;0165-1781 (Linking)&lt;/isbn&gt;&lt;accession-num&gt;22364930&lt;/accession-num&gt;&lt;urls&gt;&lt;related-urls&gt;&lt;url&gt;https://www.ncbi.nlm.nih.gov/pubmed/22364930&lt;/url&gt;&lt;/related-urls&gt;&lt;/urls&gt;&lt;electronic-resource-num&gt;10.1016/j.psychres.2011.09.029&lt;/electronic-resource-num&gt;&lt;/record&gt;&lt;/Cite&gt;&lt;/EndNote&gt;</w:instrText>
      </w:r>
      <w:r>
        <w:rPr>
          <w:lang w:val="en-US"/>
        </w:rPr>
      </w:r>
      <w:r>
        <w:rPr>
          <w:lang w:val="en-US"/>
        </w:rPr>
        <w:fldChar w:fldCharType="separate"/>
      </w:r>
      <w:r>
        <w:rPr>
          <w:lang w:val="en-US"/>
        </w:rPr>
      </w:r>
      <w:r>
        <w:rPr>
          <w:lang w:val="en-GB"/>
        </w:rPr>
        <w:t>(Maes and Rief, 2012)</w:t>
      </w:r>
      <w:r>
        <w:rPr>
          <w:lang w:val="en-US"/>
        </w:rPr>
      </w:r>
      <w:r>
        <w:rPr>
          <w:lang w:val="en-US"/>
        </w:rPr>
        <w:fldChar w:fldCharType="end"/>
      </w:r>
      <w:r>
        <w:rPr>
          <w:lang w:val="en-US"/>
        </w:rPr>
        <w:t xml:space="preserve"> (</w:t>
      </w:r>
      <w:r>
        <w:rPr>
          <w:highlight w:val="yellow"/>
          <w:lang w:val="en-US"/>
        </w:rPr>
        <w:t>Figure 9</w:t>
      </w:r>
      <w:r>
        <w:rPr>
          <w:lang w:val="en-US"/>
        </w:rPr>
        <w:t xml:space="preserve">). Mental stress plays an important role here:  persistent symptoms post  COVID-19 might be conceptualized as the result of a “double hit” with synergistic effects of  psychological stress and infection on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(Bower et al., 2022; Hüfner et al., 2022a)</w:t>
      </w:r>
      <w:r>
        <w:rPr>
          <w:lang w:val="en-US"/>
        </w:rPr>
      </w:r>
      <w:r>
        <w:rPr>
          <w:lang w:val="en-US"/>
        </w:rPr>
        <w:fldChar w:fldCharType="end"/>
      </w:r>
      <w:r>
        <w:rPr>
          <w:lang w:val="en-US"/>
        </w:rPr>
        <w:t>.  These effects may be due to stress-related alterations in the blood-brain interface or increased activation of </w:t>
      </w:r>
      <w:hyperlink r:id="rId4" w:tgtFrame="Learn more about microglia from ScienceDirect's AI-generated Topic Pages">
        <w:r>
          <w:rPr>
            <w:lang w:val="en-US"/>
          </w:rPr>
          <w:t>microglia</w:t>
        </w:r>
      </w:hyperlink>
      <w:r>
        <w:rPr>
          <w:lang w:val="en-US"/>
        </w:rPr>
        <w:t xml:space="preserve">, both of which can increase sensitivity to peripheral inflammation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(Bower et al., 2022)</w:t>
      </w:r>
      <w:r>
        <w:rPr>
          <w:lang w:val="en-US"/>
        </w:rPr>
      </w:r>
      <w:r>
        <w:rPr>
          <w:lang w:val="en-US"/>
        </w:rPr>
        <w:fldChar w:fldCharType="end"/>
      </w:r>
      <w:r>
        <w:rPr>
          <w:lang w:val="en-US"/>
        </w:rPr>
        <w:t xml:space="preserve">. Chronic mental stress has been shown to be associated with reduced PHE/TYR ratios, a finding which could help to explain the observed PHY/TYR in the current analysis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2020)</w:t>
      </w:r>
      <w:r>
        <w:rPr>
          <w:lang w:val="en-US"/>
        </w:rPr>
      </w:r>
      <w:r>
        <w:rPr>
          <w:lang w:val="en-US"/>
        </w:rPr>
        <w:fldChar w:fldCharType="end"/>
      </w:r>
      <w:r>
        <w:rPr>
          <w:lang w:val="en-US"/>
        </w:rPr>
        <w:t xml:space="preserve">. Changes in the availability of BH4 have been proposed to contribute to this finding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2020)</w:t>
      </w:r>
      <w:r>
        <w:rPr>
          <w:lang w:val="en-US"/>
        </w:rPr>
      </w:r>
      <w:r>
        <w:rPr>
          <w:lang w:val="en-US"/>
        </w:rPr>
        <w:fldChar w:fldCharType="end"/>
      </w:r>
      <w:r>
        <w:rPr>
          <w:lang w:val="en-US"/>
        </w:rPr>
        <w:t>.</w:t>
      </w:r>
    </w:p>
    <w:p>
      <w:pPr>
        <w:pStyle w:val="TextBody"/>
        <w:rPr>
          <w:lang w:val="en-US"/>
        </w:rPr>
      </w:pPr>
      <w:r>
        <w:rPr>
          <w:lang w:val="en-US"/>
        </w:rPr>
      </w:r>
    </w:p>
    <w:p>
      <w:pPr>
        <w:pStyle w:val="Heading1"/>
        <w:rPr>
          <w:lang w:val="en-US"/>
        </w:rPr>
      </w:pPr>
      <w:r>
        <w:rPr>
          <w:lang w:val="en-US"/>
        </w:rPr>
        <w:t>Limitations</w:t>
      </w:r>
    </w:p>
    <w:p>
      <w:pPr>
        <w:pStyle w:val="TextBody"/>
        <w:rPr>
          <w:lang w:val="en-US"/>
        </w:rPr>
      </w:pPr>
      <w:r>
        <w:rPr>
          <w:lang w:val="en-GB"/>
        </w:rPr>
        <w:t xml:space="preserve">The major limitation of our study is the limited sample size, however, this is also an advantage because we recruited individuals during the very early phase of the pandemic so that influences due to vaccinations or multiple COVID-19 viral variants were eliminated. </w:t>
      </w:r>
      <w:r>
        <w:rPr>
          <w:lang w:val="en-US"/>
        </w:rPr>
        <w:t xml:space="preserve">The cohorts consisted from hospital patients along with patients of psychiatric facilities, which resulted in a selection bias toward subjects with high rate of somatic and psychiatric comorbidities. Alterations of neurotransmitter precursors were analyzed cross-sectionally and at the systemic level, which does not have to reflect metabolic changes of the central nervous system.  Brain TRP and KYN both readily cross the blood-brain barrier so it is possible that fluctuations in the blood levels of these metabolites directly affect their concentration and metabolism in the brain </w:t>
      </w:r>
      <w:r>
        <w:fldChar w:fldCharType="begin"/>
      </w:r>
      <w:r>
        <w:rPr>
          <w:lang w:val="en-US"/>
        </w:rPr>
        <w:instrText>ADDIN EN.CITE &lt;EndNote&gt;&lt;Cite&gt;&lt;Author&gt;Schwarcz&lt;/Author&gt;&lt;Year&gt;2012&lt;/Year&gt;&lt;RecNum&gt;66&lt;/RecNum&gt;&lt;DisplayText&gt;(Schwarcz et al., 2012)&lt;/DisplayText&gt;&lt;record&gt;&lt;rec-number&gt;66&lt;/rec-number&gt;&lt;foreign-keys&gt;&lt;key app="EN" db-id="drdv0v0r1vpx23erafqv9aroxw9x5pveaz0v" timestamp="1410511476"&gt;66&lt;/key&gt;&lt;/foreign-keys&gt;&lt;ref-type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rPr>
          <w:lang w:val="en-US"/>
        </w:rPr>
      </w:r>
      <w:r>
        <w:rPr>
          <w:lang w:val="en-US"/>
        </w:rPr>
        <w:fldChar w:fldCharType="separate"/>
      </w:r>
      <w:r>
        <w:rPr>
          <w:lang w:val="en-US"/>
        </w:rPr>
        <w:t>(Schwarcz et al., 2012)</w:t>
      </w:r>
      <w:r>
        <w:rPr>
          <w:lang w:val="en-US"/>
        </w:rPr>
      </w:r>
      <w:r>
        <w:rPr>
          <w:lang w:val="en-US"/>
        </w:rPr>
        <w:fldChar w:fldCharType="end"/>
      </w:r>
      <w:r>
        <w:rPr>
          <w:lang w:val="en-US"/>
        </w:rPr>
        <w:t>. More preclinical studies are urgently needed to elucidate these findings.</w:t>
      </w:r>
    </w:p>
    <w:p>
      <w:pPr>
        <w:pStyle w:val="Heading1"/>
        <w:rPr>
          <w:lang w:val="en-US"/>
        </w:rPr>
      </w:pPr>
      <w:r>
        <w:rPr>
          <w:lang w:val="en-US"/>
        </w:rPr>
        <w:t>Conclusions</w:t>
      </w:r>
    </w:p>
    <w:p>
      <w:pPr>
        <w:pStyle w:val="TextBody"/>
        <w:rPr>
          <w:lang w:val="en-US"/>
        </w:rPr>
      </w:pPr>
      <w:r>
        <w:rPr>
          <w:lang w:val="en-US"/>
        </w:rPr>
        <w:t xml:space="preserve">Here we show that persisting somatic symptoms following COVID-19 as well as mental health impact on KYN/TRP levels as a surrogate marker of systemic serotonin availability. These findings are largely replicated in an external validation cohort extracted from (Su et al. 2022). In the external cohort, due to the multitude of assessed parameters, it was also possible to demonstrate an association of the changes in the neurotransmitter precursor amino acids with markers of inflammation. To the best of our knowledge this is the first study evaluating neurotransmitter precursor amino acids in individuals with COVID-19 -related persisting somatic symptoms in association with mental health parameters and therefore can give important insights into possible pathogenetic mechanisms and open new avenues for treatments. </w:t>
      </w:r>
    </w:p>
    <w:p>
      <w:pPr>
        <w:pStyle w:val="TextBody"/>
        <w:rPr>
          <w:lang w:val="en-US"/>
        </w:rPr>
      </w:pPr>
      <w:r>
        <w:rPr>
          <w:lang w:val="en-US"/>
        </w:rPr>
      </w:r>
      <w:r>
        <w:br w:type="page"/>
      </w:r>
    </w:p>
    <w:p>
      <w:pPr>
        <w:pStyle w:val="Heading1"/>
        <w:rPr>
          <w:lang w:val="en-US"/>
        </w:rPr>
      </w:pPr>
      <w:r>
        <w:rPr>
          <w:lang w:val="en-US"/>
        </w:rPr>
        <w:t>Acknowledgments</w:t>
      </w:r>
    </w:p>
    <w:p>
      <w:pPr>
        <w:pStyle w:val="TextBody"/>
        <w:rPr>
          <w:lang w:val="en-US"/>
        </w:rPr>
      </w:pPr>
      <w:r>
        <w:rPr>
          <w:lang w:val="en-US"/>
        </w:rPr>
        <w:t>We thank all participants and patients for the participation in the study. The study was supported by GZ 71134 from Land Tirol.</w:t>
      </w:r>
    </w:p>
    <w:p>
      <w:pPr>
        <w:pStyle w:val="TextBody"/>
        <w:rPr>
          <w:lang w:val="en-US"/>
        </w:rPr>
      </w:pPr>
      <w:r>
        <w:rPr>
          <w:lang w:val="en-US"/>
        </w:rPr>
      </w:r>
    </w:p>
    <w:p>
      <w:pPr>
        <w:pStyle w:val="Heading2"/>
        <w:rPr>
          <w:lang w:val="en-US"/>
        </w:rPr>
      </w:pPr>
      <w:r>
        <w:rPr>
          <w:lang w:val="en-US"/>
        </w:rPr>
        <w:t>Data and code availability</w:t>
      </w:r>
    </w:p>
    <w:p>
      <w:pPr>
        <w:pStyle w:val="TextBody"/>
        <w:rPr>
          <w:lang w:val="en-US"/>
        </w:rPr>
      </w:pPr>
      <w:r>
        <w:rPr>
          <w:lang w:val="en-US"/>
        </w:rPr>
        <w:t xml:space="preserve">Anonymized patient data will be made available upon request to the corresponding author. The INCOV cohort data are publicly available. The study pipeline code is available at </w:t>
      </w:r>
      <w:hyperlink r:id="rId5">
        <w:r>
          <w:rPr>
            <w:lang w:val="en-US"/>
          </w:rPr>
          <w:t>https://github.com/PiotrTymoszuk/stigma_validation</w:t>
        </w:r>
      </w:hyperlink>
      <w:r>
        <w:rPr>
          <w:lang w:val="en-US"/>
        </w:rPr>
        <w:t>.</w:t>
      </w:r>
    </w:p>
    <w:p>
      <w:pPr>
        <w:pStyle w:val="TextBody"/>
        <w:rPr>
          <w:lang w:val="en-US"/>
        </w:rPr>
      </w:pPr>
      <w:r>
        <w:rPr>
          <w:lang w:val="en-US"/>
        </w:rPr>
      </w:r>
    </w:p>
    <w:p>
      <w:pPr>
        <w:pStyle w:val="Heading1"/>
        <w:rPr>
          <w:lang w:val="en-US"/>
        </w:rPr>
      </w:pPr>
      <w:r>
        <w:rPr>
          <w:lang w:val="en-US"/>
        </w:rPr>
        <w:t>Supplementary Materials</w:t>
      </w:r>
    </w:p>
    <w:p>
      <w:pPr>
        <w:pStyle w:val="Normal"/>
        <w:suppressAutoHyphens w:val="false"/>
        <w:rPr>
          <w:lang w:val="en-US"/>
        </w:rPr>
      </w:pPr>
      <w:r>
        <w:rPr>
          <w:lang w:val="en-US"/>
        </w:rPr>
      </w:r>
      <w:r>
        <w:br w:type="page"/>
      </w:r>
    </w:p>
    <w:p>
      <w:pPr>
        <w:pStyle w:val="Heading1"/>
        <w:rPr>
          <w:lang w:val="en-US"/>
        </w:rPr>
      </w:pPr>
      <w:r>
        <w:rPr>
          <w:lang w:val="en-US"/>
        </w:rPr>
        <w:t>Tables</w:t>
      </w:r>
    </w:p>
    <w:p>
      <w:pPr>
        <w:pStyle w:val="TableHeading"/>
        <w:rPr/>
      </w:pPr>
      <w:r>
        <w:rPr/>
        <w:t xml:space="preserve">Table 1: Characteristic of the study cohort </w:t>
      </w:r>
    </w:p>
    <w:tbl>
      <w:tblPr>
        <w:tblStyle w:val="EinfacheTabelle1"/>
        <w:tblW w:w="100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90"/>
        <w:gridCol w:w="1134"/>
        <w:gridCol w:w="1137"/>
        <w:gridCol w:w="1129"/>
        <w:gridCol w:w="1134"/>
        <w:gridCol w:w="1559"/>
        <w:gridCol w:w="1280"/>
      </w:tblGrid>
      <w:tr>
        <w:trPr>
          <w:trHeight w:val="1052" w:hRule="atLeast"/>
          <w:cnfStyle w:val="100000000000" w:firstRow="1" w:lastRow="0" w:firstColumn="0" w:lastColumn="0" w:oddVBand="0" w:evenVBand="0" w:oddHBand="0"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 </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HADS + PSS +</w:t>
            </w:r>
          </w:p>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(n= 11)</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 xml:space="preserve">HADS + PSS – </w:t>
            </w:r>
          </w:p>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(n= 78)</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HADS – PSS +</w:t>
            </w:r>
          </w:p>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(n= 18)</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 xml:space="preserve">HADS – PSS – </w:t>
            </w:r>
          </w:p>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lang w:val="en-US"/>
              </w:rPr>
            </w:pPr>
            <w:r>
              <w:rPr>
                <w:rFonts w:eastAsia="Calibri" w:cs="Calibri" w:cstheme="minorHAnsi"/>
                <w:b/>
                <w:bCs/>
                <w:kern w:val="0"/>
                <w:sz w:val="22"/>
                <w:szCs w:val="22"/>
                <w:lang w:val="en-US" w:eastAsia="en-US" w:bidi="ar-SA"/>
              </w:rPr>
              <w:t>(n=108)</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b/>
                <w:bCs/>
                <w:kern w:val="0"/>
                <w:sz w:val="22"/>
                <w:szCs w:val="22"/>
                <w:lang w:val="de-DE" w:eastAsia="en-US" w:bidi="ar-SA"/>
              </w:rPr>
              <w:t>Test Statistics</w:t>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b/>
                <w:bCs/>
                <w:kern w:val="0"/>
                <w:sz w:val="22"/>
                <w:szCs w:val="22"/>
                <w:lang w:val="de-DE" w:eastAsia="en-US" w:bidi="ar-SA"/>
              </w:rPr>
              <w:t>Sig</w:t>
            </w:r>
            <w:r>
              <w:rPr>
                <w:b/>
                <w:bCs/>
              </w:rPr>
              <w:commentReference w:id="38"/>
            </w:r>
            <w:r>
              <w:rPr>
                <w:rFonts w:eastAsia="Calibri" w:cs="Calibri" w:cstheme="minorHAnsi"/>
                <w:b/>
                <w:bCs/>
                <w:kern w:val="0"/>
                <w:sz w:val="22"/>
                <w:szCs w:val="22"/>
                <w:lang w:val="de-DE" w:eastAsia="en-US" w:bidi="ar-SA"/>
              </w:rPr>
              <w:t>.</w:t>
            </w:r>
          </w:p>
        </w:tc>
      </w:tr>
      <w:tr>
        <w:trPr>
          <w:trHeight w:val="60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Age in years (m, SD)</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48.5 (± 10.8)</w:t>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41.9 (± 14.3)</w:t>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48.2 (± 13.7)</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47.6 (± 13.9)</w:t>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commentRangeStart w:id="39"/>
            <w:r>
              <w:rPr>
                <w:rFonts w:eastAsia="Calibri" w:cs="Calibri" w:cstheme="minorHAnsi"/>
                <w:kern w:val="0"/>
                <w:sz w:val="22"/>
                <w:szCs w:val="22"/>
                <w:lang w:val="de-DE" w:eastAsia="en-US" w:bidi="ar-SA"/>
              </w:rPr>
              <w:t>0.035</w:t>
            </w:r>
            <w:commentRangeEnd w:id="39"/>
            <w:r>
              <w:commentReference w:id="39"/>
            </w:r>
            <w:r>
              <w:rPr>
                <w:rFonts w:eastAsia="Calibri" w:cs="Calibri" w:cstheme="minorHAnsi"/>
                <w:kern w:val="0"/>
                <w:sz w:val="22"/>
                <w:szCs w:val="22"/>
                <w:lang w:val="de-DE" w:eastAsia="en-US" w:bidi="ar-SA"/>
              </w:rPr>
            </w:r>
          </w:p>
        </w:tc>
      </w:tr>
      <w:tr>
        <w:trPr>
          <w:trHeight w:val="608"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rPr>
            </w:pPr>
            <w:r>
              <w:rPr>
                <w:rFonts w:eastAsia="Calibri" w:cs="Calibri" w:cstheme="minorHAnsi"/>
                <w:b/>
                <w:bCs/>
                <w:kern w:val="0"/>
                <w:sz w:val="22"/>
                <w:szCs w:val="22"/>
                <w:lang w:val="de-DE" w:eastAsia="en-US" w:bidi="ar-SA"/>
              </w:rPr>
              <w:t>Female in %</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54.5</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66.7</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44.4</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56.5</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n.s.</w:t>
            </w:r>
          </w:p>
        </w:tc>
      </w:tr>
      <w:tr>
        <w:trPr>
          <w:trHeight w:val="60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rPr>
            </w:pPr>
            <w:r>
              <w:rPr>
                <w:rFonts w:eastAsia="Calibri" w:cs="Calibri" w:cstheme="minorHAnsi"/>
                <w:b/>
                <w:bCs/>
                <w:kern w:val="0"/>
                <w:sz w:val="22"/>
                <w:szCs w:val="22"/>
                <w:lang w:val="de-DE" w:eastAsia="en-US" w:bidi="ar-SA"/>
              </w:rPr>
              <w:t>Employment</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trHeight w:val="608"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rPr>
            </w:pPr>
            <w:commentRangeStart w:id="40"/>
            <w:r>
              <w:rPr>
                <w:rFonts w:eastAsia="Calibri" w:cs="Calibri" w:cstheme="minorHAnsi"/>
                <w:b/>
                <w:bCs/>
                <w:kern w:val="0"/>
                <w:sz w:val="22"/>
                <w:szCs w:val="22"/>
                <w:lang w:val="de-DE" w:eastAsia="en-US" w:bidi="ar-SA"/>
              </w:rPr>
              <w:t xml:space="preserve">Education </w:t>
            </w:r>
            <w:commentRangeEnd w:id="40"/>
            <w:r>
              <w:commentReference w:id="40"/>
            </w:r>
            <w:r>
              <w:rPr>
                <w:rFonts w:eastAsia="Calibri" w:cs="Calibri" w:cstheme="minorHAnsi"/>
                <w:b/>
                <w:bCs/>
                <w:kern w:val="0"/>
                <w:sz w:val="22"/>
                <w:szCs w:val="22"/>
                <w:lang w:val="de-DE" w:eastAsia="en-US" w:bidi="ar-SA"/>
              </w:rPr>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r>
      <w:tr>
        <w:trPr>
          <w:trHeight w:val="60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Currently active somatic disorders in %</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80.0</w:t>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61.4</w:t>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47.1</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42.3</w:t>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0.022</w:t>
            </w:r>
          </w:p>
        </w:tc>
      </w:tr>
      <w:tr>
        <w:trPr>
          <w:trHeight w:val="608"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rPr>
            </w:pPr>
            <w:r>
              <w:rPr>
                <w:rFonts w:eastAsia="Calibri" w:cs="Calibri" w:cstheme="minorHAnsi"/>
                <w:b/>
                <w:bCs/>
                <w:kern w:val="0"/>
                <w:sz w:val="22"/>
                <w:szCs w:val="22"/>
                <w:lang w:val="de-DE" w:eastAsia="en-US" w:bidi="ar-SA"/>
              </w:rPr>
              <w:t>Psychiatric condition history, lifetime</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 xml:space="preserve">7 </w:t>
            </w:r>
          </w:p>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(63%)</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69 (88.5%)</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 xml:space="preserve">4 </w:t>
            </w:r>
          </w:p>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(22.2%)</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30 (27.7%)</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X2 73.8</w:t>
            </w:r>
          </w:p>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df 3</w:t>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&lt;0.001</w:t>
            </w:r>
          </w:p>
        </w:tc>
      </w:tr>
      <w:tr>
        <w:trPr>
          <w:trHeight w:val="60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rPr>
            </w:pPr>
            <w:commentRangeStart w:id="41"/>
            <w:r>
              <w:rPr>
                <w:rFonts w:eastAsia="Calibri" w:cs="Calibri" w:cstheme="minorHAnsi"/>
                <w:b/>
                <w:bCs/>
                <w:kern w:val="0"/>
                <w:sz w:val="22"/>
                <w:szCs w:val="22"/>
                <w:lang w:val="de-DE" w:eastAsia="en-US" w:bidi="ar-SA"/>
              </w:rPr>
              <w:t>Smoking in %</w:t>
            </w:r>
            <w:commentRangeEnd w:id="41"/>
            <w:r>
              <w:commentReference w:id="41"/>
            </w:r>
            <w:r>
              <w:rPr>
                <w:rFonts w:eastAsia="Calibri" w:cs="Calibri" w:cstheme="minorHAnsi"/>
                <w:b/>
                <w:bCs/>
                <w:kern w:val="0"/>
                <w:sz w:val="22"/>
                <w:szCs w:val="22"/>
                <w:lang w:val="de-DE" w:eastAsia="en-US" w:bidi="ar-SA"/>
              </w:rPr>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0</w:t>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48.0</w:t>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0</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19.0</w:t>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&lt; 0.001</w:t>
            </w:r>
          </w:p>
        </w:tc>
      </w:tr>
      <w:tr>
        <w:trPr>
          <w:trHeight w:val="608"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rPr>
            </w:pPr>
            <w:r>
              <w:rPr>
                <w:rFonts w:eastAsia="Calibri" w:cs="Calibri" w:cstheme="minorHAnsi"/>
                <w:b/>
                <w:bCs/>
                <w:kern w:val="0"/>
                <w:sz w:val="22"/>
                <w:szCs w:val="22"/>
                <w:lang w:val="de-DE" w:eastAsia="en-US" w:bidi="ar-SA"/>
              </w:rPr>
              <w:t>BMI (m, SD) kg/m2</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22.5 (± 4.01)</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25.48 (± 6.05)</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26.61 (± 3.87)</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25.41 (± 5.65)</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n.s.</w:t>
            </w:r>
          </w:p>
        </w:tc>
      </w:tr>
      <w:tr>
        <w:trPr>
          <w:trHeight w:val="813"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Days since positive SARS-CoV-2 PCR test (m, SD)</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135.0 (± 95.7)</w:t>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76.8 (± 76.0)</w:t>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141.1 (± 38.2)</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137.5 (± 43.1)</w:t>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n.s.</w:t>
            </w:r>
          </w:p>
        </w:tc>
      </w:tr>
      <w:tr>
        <w:trPr>
          <w:trHeight w:val="813"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SARS-CoV-2 Antibody positive</w:t>
            </w:r>
          </w:p>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Absolute number (%)</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11  (100%)</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8 (10.3%)</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18 (100%)</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35 (32.4%)</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 xml:space="preserve">X2 76.5 </w:t>
            </w:r>
          </w:p>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df 3</w:t>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0.001</w:t>
            </w:r>
          </w:p>
        </w:tc>
      </w:tr>
      <w:tr>
        <w:trPr>
          <w:trHeight w:val="551"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rPr>
                <w:rFonts w:cs="Calibri" w:cstheme="minorHAnsi"/>
                <w:lang w:val="en-GB"/>
              </w:rPr>
            </w:pPr>
            <w:commentRangeStart w:id="42"/>
            <w:r>
              <w:rPr>
                <w:rFonts w:eastAsia="Calibri" w:cs="Calibri" w:cstheme="minorHAnsi"/>
                <w:b/>
                <w:bCs/>
                <w:kern w:val="0"/>
                <w:sz w:val="22"/>
                <w:szCs w:val="22"/>
                <w:lang w:val="en-GB" w:eastAsia="en-US" w:bidi="ar-SA"/>
              </w:rPr>
              <w:t xml:space="preserve">COVID-19 inpatient treatment </w:t>
            </w:r>
            <w:commentRangeEnd w:id="42"/>
            <w:r>
              <w:commentReference w:id="42"/>
            </w:r>
            <w:r>
              <w:rPr>
                <w:rFonts w:eastAsia="Calibri" w:cs="Calibri" w:cstheme="minorHAnsi"/>
                <w:b/>
                <w:bCs/>
                <w:kern w:val="0"/>
                <w:sz w:val="22"/>
                <w:szCs w:val="22"/>
                <w:lang w:val="en-GB" w:eastAsia="en-US" w:bidi="ar-SA"/>
              </w:rPr>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5</w:t>
            </w:r>
          </w:p>
        </w:tc>
        <w:tc>
          <w:tcPr>
            <w:tcW w:w="1137"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1</w:t>
            </w:r>
          </w:p>
        </w:tc>
        <w:tc>
          <w:tcPr>
            <w:tcW w:w="112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3</w:t>
            </w:r>
          </w:p>
        </w:tc>
        <w:tc>
          <w:tcPr>
            <w:tcW w:w="1134"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6</w:t>
            </w:r>
          </w:p>
        </w:tc>
        <w:tc>
          <w:tcPr>
            <w:tcW w:w="1559"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shd w:color="auto" w:fill="F2F2F2" w:themeFill="background1" w:themeFillShade="f2" w:val="clear"/>
          </w:tcPr>
          <w:p>
            <w:pPr>
              <w:pStyle w:val="Normal"/>
              <w:widowControl w:val="fals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trHeight w:val="697" w:hRule="atLeast"/>
        </w:trPr>
        <w:tc>
          <w:tcPr>
            <w:tcW w:w="2690" w:type="dxa"/>
            <w:cnfStyle w:val="001000000000" w:firstRow="0" w:lastRow="0" w:firstColumn="1" w:lastColumn="0" w:oddVBand="0" w:evenVBand="0" w:oddHBand="0" w:evenHBand="0" w:firstRowFirstColumn="0" w:firstRowLastColumn="0" w:lastRowFirstColumn="0" w:lastRowLastColumn="0"/>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rPr>
                <w:rFonts w:cs="Calibri" w:cstheme="minorHAnsi"/>
                <w:lang w:val="en-GB"/>
              </w:rPr>
            </w:pPr>
            <w:r>
              <w:rPr>
                <w:rFonts w:eastAsia="Calibri" w:cs="Calibri" w:cstheme="minorHAnsi"/>
                <w:b/>
                <w:bCs/>
                <w:kern w:val="0"/>
                <w:sz w:val="22"/>
                <w:szCs w:val="22"/>
                <w:lang w:val="en-GB" w:eastAsia="en-US" w:bidi="ar-SA"/>
              </w:rPr>
              <w:t>Oxygen Therapy for COVID-19</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3</w:t>
            </w:r>
          </w:p>
        </w:tc>
        <w:tc>
          <w:tcPr>
            <w:tcW w:w="1137"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0</w:t>
            </w:r>
          </w:p>
        </w:tc>
        <w:tc>
          <w:tcPr>
            <w:tcW w:w="112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4</w:t>
            </w:r>
          </w:p>
        </w:tc>
        <w:tc>
          <w:tcPr>
            <w:tcW w:w="1134"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eastAsia="Calibri" w:cs="Calibri" w:cstheme="minorHAnsi"/>
                <w:kern w:val="0"/>
                <w:sz w:val="22"/>
                <w:szCs w:val="22"/>
                <w:lang w:val="de-DE" w:eastAsia="en-US" w:bidi="ar-SA"/>
              </w:rPr>
              <w:t>3</w:t>
            </w:r>
          </w:p>
        </w:tc>
        <w:tc>
          <w:tcPr>
            <w:tcW w:w="1559"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c>
          <w:tcPr>
            <w:tcW w:w="1280" w:type="dxa"/>
            <w:tcBorders>
              <w:top w:val="single" w:sz="4" w:space="0" w:color="FFFFFF"/>
              <w:left w:val="single" w:sz="4" w:space="0" w:color="FFFFFF"/>
              <w:bottom w:val="single" w:sz="4" w:space="0" w:color="FFFFFF"/>
              <w:right w:val="single" w:sz="4" w:space="0" w:color="FFFFFF"/>
            </w:tcBorders>
          </w:tcPr>
          <w:p>
            <w:pPr>
              <w:pStyle w:val="Normal"/>
              <w:widowControl w:val="fals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rPr>
            </w:r>
          </w:p>
        </w:tc>
      </w:tr>
    </w:tbl>
    <w:p>
      <w:pPr>
        <w:pStyle w:val="TextBody"/>
        <w:rPr>
          <w:rFonts w:cs="Calibri" w:cstheme="minorHAnsi"/>
          <w:lang w:val="en-US"/>
        </w:rPr>
      </w:pPr>
      <w:r>
        <w:rPr>
          <w:highlight w:val="yellow"/>
          <w:lang w:val="en-US"/>
        </w:rPr>
        <w:t>Chi-Square Test was used to analyze binary and categorical data and XX for continuous data.</w:t>
      </w:r>
      <w:r>
        <w:rPr>
          <w:lang w:val="en-US"/>
        </w:rPr>
        <w:t xml:space="preserve"> BMI: body mass index</w:t>
      </w:r>
    </w:p>
    <w:p>
      <w:pPr>
        <w:pStyle w:val="TextBody"/>
        <w:rPr>
          <w:rFonts w:cs="Calibri" w:cstheme="minorHAnsi"/>
          <w:lang w:val="en-US"/>
        </w:rPr>
      </w:pPr>
      <w:r>
        <w:rPr>
          <w:lang w:val="en-US"/>
        </w:rPr>
        <w:t>n.s. not significant</w:t>
      </w:r>
    </w:p>
    <w:p>
      <w:pPr>
        <w:pStyle w:val="Normal"/>
        <w:suppressAutoHyphens w:val="false"/>
        <w:rPr>
          <w:lang w:val="en-US"/>
        </w:rPr>
      </w:pPr>
      <w:r>
        <w:rPr>
          <w:lang w:val="en-US"/>
        </w:rPr>
      </w:r>
      <w:r>
        <w:br w:type="page"/>
      </w:r>
    </w:p>
    <w:p>
      <w:pPr>
        <w:pStyle w:val="TextBody"/>
        <w:rPr>
          <w:lang w:val="en-US"/>
        </w:rPr>
      </w:pPr>
      <w:r>
        <w:rPr>
          <w:lang w:val="en-US"/>
        </w:rPr>
      </w:r>
    </w:p>
    <w:p>
      <w:pPr>
        <w:pStyle w:val="Normal"/>
        <w:rPr>
          <w:lang w:val="en-GB"/>
        </w:rPr>
      </w:pPr>
      <w:r>
        <w:rPr>
          <w:lang w:val="en-GB"/>
        </w:rPr>
        <w:t>Table 2</w:t>
      </w:r>
      <w:commentRangeStart w:id="44"/>
      <w:r>
        <w:rPr/>
        <w:commentReference w:id="43"/>
      </w:r>
      <w:commentRangeEnd w:id="44"/>
      <w:r>
        <w:commentReference w:id="44"/>
      </w:r>
      <w:r>
        <w:rPr/>
      </w:r>
    </w:p>
    <w:tbl>
      <w:tblPr>
        <w:tblStyle w:val="Tabellenraster"/>
        <w:tblW w:w="1048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53"/>
        <w:gridCol w:w="992"/>
        <w:gridCol w:w="1137"/>
        <w:gridCol w:w="992"/>
        <w:gridCol w:w="1132"/>
        <w:gridCol w:w="1138"/>
        <w:gridCol w:w="1130"/>
        <w:gridCol w:w="994"/>
        <w:gridCol w:w="1416"/>
      </w:tblGrid>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Parameter</w:t>
            </w:r>
          </w:p>
        </w:tc>
        <w:tc>
          <w:tcPr>
            <w:tcW w:w="992" w:type="dxa"/>
            <w:tcBorders/>
          </w:tcPr>
          <w:p>
            <w:pPr>
              <w:pStyle w:val="Normal"/>
              <w:widowControl w:val="false"/>
              <w:spacing w:lineRule="auto" w:line="240" w:before="0" w:after="0"/>
              <w:jc w:val="left"/>
              <w:rPr>
                <w:rFonts w:cs="Calibri" w:cstheme="minorHAnsi"/>
                <w:lang w:val="en-US"/>
              </w:rPr>
            </w:pPr>
            <w:r>
              <w:rPr>
                <w:rFonts w:eastAsia="Calibri" w:cs="Calibri" w:cstheme="minorHAnsi"/>
                <w:kern w:val="0"/>
                <w:sz w:val="22"/>
                <w:szCs w:val="22"/>
                <w:lang w:val="en-US" w:eastAsia="en-US" w:bidi="ar-SA"/>
              </w:rPr>
              <w:t>HADS + PSS-</w:t>
            </w:r>
          </w:p>
          <w:p>
            <w:pPr>
              <w:pStyle w:val="Normal"/>
              <w:widowControl w:val="false"/>
              <w:spacing w:lineRule="auto" w:line="240" w:before="0" w:after="0"/>
              <w:jc w:val="left"/>
              <w:rPr>
                <w:lang w:val="en-GB"/>
              </w:rPr>
            </w:pPr>
            <w:r>
              <w:rPr>
                <w:lang w:val="en-GB"/>
              </w:rPr>
            </w:r>
          </w:p>
        </w:tc>
        <w:tc>
          <w:tcPr>
            <w:tcW w:w="1137" w:type="dxa"/>
            <w:tcBorders/>
          </w:tcPr>
          <w:p>
            <w:pPr>
              <w:pStyle w:val="Normal"/>
              <w:widowControl w:val="false"/>
              <w:spacing w:lineRule="auto" w:line="240" w:before="0" w:after="0"/>
              <w:jc w:val="left"/>
              <w:rPr>
                <w:rFonts w:cs="Calibri" w:cstheme="minorHAnsi"/>
                <w:lang w:val="en-US"/>
              </w:rPr>
            </w:pPr>
            <w:r>
              <w:rPr>
                <w:rFonts w:eastAsia="Calibri" w:cs="Calibri" w:cstheme="minorHAnsi"/>
                <w:kern w:val="0"/>
                <w:sz w:val="22"/>
                <w:szCs w:val="22"/>
                <w:lang w:val="en-US" w:eastAsia="en-US" w:bidi="ar-SA"/>
              </w:rPr>
              <w:t>HADS + PSS +</w:t>
            </w:r>
          </w:p>
          <w:p>
            <w:pPr>
              <w:pStyle w:val="Normal"/>
              <w:widowControl w:val="false"/>
              <w:spacing w:lineRule="auto" w:line="240" w:before="0" w:after="0"/>
              <w:jc w:val="left"/>
              <w:rPr>
                <w:lang w:val="en-GB"/>
              </w:rPr>
            </w:pPr>
            <w:r>
              <w:rPr>
                <w:lang w:val="en-GB"/>
              </w:rPr>
            </w:r>
          </w:p>
        </w:tc>
        <w:tc>
          <w:tcPr>
            <w:tcW w:w="992" w:type="dxa"/>
            <w:tcBorders/>
          </w:tcPr>
          <w:p>
            <w:pPr>
              <w:pStyle w:val="Normal"/>
              <w:widowControl w:val="false"/>
              <w:spacing w:lineRule="auto" w:line="240" w:before="0" w:after="0"/>
              <w:jc w:val="left"/>
              <w:rPr>
                <w:rFonts w:cs="Calibri" w:cstheme="minorHAnsi"/>
                <w:lang w:val="en-US"/>
              </w:rPr>
            </w:pPr>
            <w:r>
              <w:rPr>
                <w:rFonts w:eastAsia="Calibri" w:cs="Calibri" w:cstheme="minorHAnsi"/>
                <w:kern w:val="0"/>
                <w:sz w:val="22"/>
                <w:szCs w:val="22"/>
                <w:lang w:val="en-US" w:eastAsia="en-US" w:bidi="ar-SA"/>
              </w:rPr>
              <w:t>HADS - PSS -</w:t>
            </w:r>
          </w:p>
          <w:p>
            <w:pPr>
              <w:pStyle w:val="Normal"/>
              <w:widowControl w:val="false"/>
              <w:spacing w:lineRule="auto" w:line="240" w:before="0" w:after="0"/>
              <w:jc w:val="left"/>
              <w:rPr>
                <w:lang w:val="en-GB"/>
              </w:rPr>
            </w:pPr>
            <w:r>
              <w:rPr>
                <w:rFonts w:eastAsia="Calibri" w:cs=""/>
                <w:kern w:val="0"/>
                <w:sz w:val="22"/>
                <w:szCs w:val="22"/>
                <w:lang w:val="en-GB" w:eastAsia="en-US" w:bidi="ar-SA"/>
              </w:rPr>
              <w:t>-</w:t>
            </w:r>
          </w:p>
        </w:tc>
        <w:tc>
          <w:tcPr>
            <w:tcW w:w="1132" w:type="dxa"/>
            <w:tcBorders/>
          </w:tcPr>
          <w:p>
            <w:pPr>
              <w:pStyle w:val="Normal"/>
              <w:widowControl w:val="false"/>
              <w:spacing w:lineRule="auto" w:line="240" w:before="0" w:after="0"/>
              <w:jc w:val="left"/>
              <w:rPr>
                <w:rFonts w:cs="Calibri" w:cstheme="minorHAnsi"/>
                <w:lang w:val="en-US"/>
              </w:rPr>
            </w:pPr>
            <w:r>
              <w:rPr>
                <w:rFonts w:eastAsia="Calibri" w:cs="Calibri" w:cstheme="minorHAnsi"/>
                <w:kern w:val="0"/>
                <w:sz w:val="22"/>
                <w:szCs w:val="22"/>
                <w:lang w:val="en-US" w:eastAsia="en-US" w:bidi="ar-SA"/>
              </w:rPr>
              <w:t>HADS -PSS +</w:t>
            </w:r>
          </w:p>
          <w:p>
            <w:pPr>
              <w:pStyle w:val="Normal"/>
              <w:widowControl w:val="false"/>
              <w:spacing w:lineRule="auto" w:line="240" w:before="0" w:after="0"/>
              <w:jc w:val="left"/>
              <w:rPr>
                <w:lang w:val="en-GB"/>
              </w:rPr>
            </w:pPr>
            <w:r>
              <w:rPr>
                <w:lang w:val="en-GB"/>
              </w:rPr>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P value overall model</w:t>
            </w:r>
          </w:p>
        </w:tc>
        <w:tc>
          <w:tcPr>
            <w:tcW w:w="1130" w:type="dxa"/>
            <w:tcBorders/>
          </w:tcPr>
          <w:p>
            <w:pPr>
              <w:pStyle w:val="Normal"/>
              <w:widowControl w:val="false"/>
              <w:spacing w:lineRule="auto" w:line="240" w:before="0" w:after="0"/>
              <w:jc w:val="left"/>
              <w:rPr>
                <w:lang w:val="en-GB"/>
              </w:rPr>
            </w:pPr>
            <w:commentRangeStart w:id="45"/>
            <w:commentRangeStart w:id="46"/>
            <w:r>
              <w:rPr>
                <w:rFonts w:eastAsia="Calibri" w:cs=""/>
                <w:kern w:val="0"/>
                <w:sz w:val="22"/>
                <w:szCs w:val="22"/>
                <w:lang w:val="en-GB" w:eastAsia="en-US" w:bidi="ar-SA"/>
              </w:rPr>
              <w:t xml:space="preserve">Test statistics </w:t>
            </w:r>
            <w:r>
              <w:rPr>
                <w:rFonts w:eastAsia="Calibri" w:cs=""/>
                <w:kern w:val="0"/>
                <w:sz w:val="22"/>
                <w:szCs w:val="22"/>
                <w:lang w:val="en-GB" w:eastAsia="en-US" w:bidi="ar-SA"/>
              </w:rPr>
            </w:r>
            <w:commentRangeEnd w:id="46"/>
            <w:r>
              <w:commentReference w:id="46"/>
            </w:r>
            <w:r>
              <w:rPr>
                <w:rFonts w:eastAsia="Calibri" w:cs=""/>
                <w:kern w:val="0"/>
                <w:sz w:val="22"/>
                <w:szCs w:val="22"/>
                <w:lang w:val="en-GB" w:eastAsia="en-US" w:bidi="ar-SA"/>
              </w:rPr>
            </w:r>
            <w:commentRangeEnd w:id="45"/>
            <w:r>
              <w:commentReference w:id="45"/>
            </w:r>
            <w:r>
              <w:rPr>
                <w:rFonts w:eastAsia="Calibri" w:cs=""/>
                <w:kern w:val="0"/>
                <w:sz w:val="22"/>
                <w:szCs w:val="22"/>
                <w:lang w:val="en-GB" w:eastAsia="en-US" w:bidi="ar-SA"/>
              </w:rPr>
              <w:t>and P value HADS</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Test statistics  and P value  PSS</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Test statistics  and P value interaction</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KYN/TRP</w:t>
            </w:r>
          </w:p>
          <w:p>
            <w:pPr>
              <w:pStyle w:val="Normal"/>
              <w:widowControl w:val="false"/>
              <w:spacing w:lineRule="auto" w:line="240" w:before="0" w:after="0"/>
              <w:jc w:val="left"/>
              <w:rPr>
                <w:lang w:val="en-GB"/>
              </w:rPr>
            </w:pPr>
            <w:r>
              <w:rPr>
                <w:rFonts w:eastAsia="Calibri" w:cs=""/>
                <w:kern w:val="0"/>
                <w:sz w:val="22"/>
                <w:szCs w:val="22"/>
                <w:lang w:val="en-GB" w:eastAsia="en-US" w:bidi="ar-SA"/>
              </w:rPr>
              <w:t>(μmol/mmol)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35.13</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48.44</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33.40</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34.51</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&lt;0.001*</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0.005</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0.002</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0.017</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KYN (μmol)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2.16</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2.24</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2.04</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1.95</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&lt;0.001*</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0.968</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0.073</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0.455</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TRP (mmol)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63.06</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55.49</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61.91</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57.76</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0.070</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0.019</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0.821</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0.492</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PHE/TYR (μmol/μmol)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1.09</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0.89</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1.05</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1.02</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0.015*</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0.047</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0.454</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0.126</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TYR (μmol)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73.03</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70.96</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69.49</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73.92</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0.013*</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0.820</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0.955</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0.530</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PHE (μmol)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77.42</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61.34</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69.82</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68.64</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0.157</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0.021</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0.967</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0.046</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Neopterin (nmol/l)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7.62</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8.27</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7.14</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8.01</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&lt;0.001*</w:t>
            </w:r>
            <w:r>
              <w:rPr/>
              <w:commentReference w:id="47"/>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0.239</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0.563</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0.864</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IL-6</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1.65</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1.93</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3.39</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2.41</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0.487</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0.794</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0.412</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0.637</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SII</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620.47</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511.95</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507.14</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560.11</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0.737</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0.678</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0.626</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0.226</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CRP (mg/dl)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0.08</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0.15</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0.34</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0.32</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0.271</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0.915</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0.283</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0.816</w:t>
            </w:r>
          </w:p>
        </w:tc>
      </w:tr>
      <w:tr>
        <w:trPr/>
        <w:tc>
          <w:tcPr>
            <w:tcW w:w="1553"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Nitrite (µmol/l)</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17.20</w:t>
            </w:r>
          </w:p>
        </w:tc>
        <w:tc>
          <w:tcPr>
            <w:tcW w:w="1137"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13.09</w:t>
            </w:r>
          </w:p>
        </w:tc>
        <w:tc>
          <w:tcPr>
            <w:tcW w:w="99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16.62</w:t>
            </w:r>
          </w:p>
        </w:tc>
        <w:tc>
          <w:tcPr>
            <w:tcW w:w="1132"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18.20</w:t>
            </w:r>
          </w:p>
        </w:tc>
        <w:tc>
          <w:tcPr>
            <w:tcW w:w="1138"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0.050°</w:t>
            </w:r>
          </w:p>
        </w:tc>
        <w:tc>
          <w:tcPr>
            <w:tcW w:w="1130"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0.707</w:t>
            </w:r>
          </w:p>
        </w:tc>
        <w:tc>
          <w:tcPr>
            <w:tcW w:w="994"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0.502</w:t>
            </w:r>
          </w:p>
        </w:tc>
        <w:tc>
          <w:tcPr>
            <w:tcW w:w="1416" w:type="dxa"/>
            <w:tcBorders/>
          </w:tcPr>
          <w:p>
            <w:pPr>
              <w:pStyle w:val="Normal"/>
              <w:widowControl w:val="false"/>
              <w:spacing w:lineRule="auto" w:line="240" w:before="0" w:after="0"/>
              <w:jc w:val="left"/>
              <w:rPr>
                <w:lang w:val="en-GB"/>
              </w:rPr>
            </w:pPr>
            <w:r>
              <w:rPr>
                <w:rFonts w:eastAsia="Calibri" w:cs=""/>
                <w:kern w:val="0"/>
                <w:sz w:val="22"/>
                <w:szCs w:val="22"/>
                <w:lang w:val="en-GB" w:eastAsia="en-US" w:bidi="ar-SA"/>
              </w:rPr>
              <w:t>0.398</w:t>
            </w:r>
          </w:p>
        </w:tc>
      </w:tr>
    </w:tbl>
    <w:p>
      <w:pPr>
        <w:pStyle w:val="Normal"/>
        <w:rPr>
          <w:lang w:val="en-US"/>
        </w:rPr>
      </w:pPr>
      <w:r>
        <w:rPr>
          <w:lang w:val="en-US"/>
        </w:rPr>
        <w:t xml:space="preserve">* Significant effect of </w:t>
      </w:r>
      <w:commentRangeStart w:id="48"/>
      <w:r>
        <w:rPr>
          <w:lang w:val="en-US"/>
        </w:rPr>
        <w:t>age ° significant effect of sex</w:t>
      </w:r>
      <w:commentRangeEnd w:id="48"/>
      <w:r>
        <w:commentReference w:id="48"/>
      </w:r>
      <w:r>
        <w:rPr>
          <w:lang w:val="en-US"/>
        </w:rPr>
      </w:r>
    </w:p>
    <w:p>
      <w:pPr>
        <w:pStyle w:val="Normal"/>
        <w:suppressAutoHyphens w:val="false"/>
        <w:rPr>
          <w:lang w:val="en-US"/>
        </w:rPr>
      </w:pPr>
      <w:r>
        <w:rPr>
          <w:lang w:val="en-US"/>
        </w:rPr>
      </w:r>
      <w:r>
        <w:br w:type="page"/>
      </w:r>
    </w:p>
    <w:p>
      <w:pPr>
        <w:pStyle w:val="Normal"/>
        <w:rPr>
          <w:lang w:val="en-US"/>
        </w:rPr>
      </w:pPr>
      <w:r>
        <w:rPr>
          <w:lang w:val="en-US"/>
        </w:rPr>
      </w:r>
    </w:p>
    <w:p>
      <w:pPr>
        <w:pStyle w:val="TableHeading"/>
        <w:rPr/>
      </w:pPr>
      <w:r>
        <w:rPr/>
        <w:t>Table 3: Characteristic of the external INCOV cohort. Numeric variables are displayed as medians with interquartile ranges. Categorical variables are presented as percent and numbers within the complete observation set.</w:t>
      </w:r>
    </w:p>
    <w:tbl>
      <w:tblPr>
        <w:tblStyle w:val="Table"/>
        <w:tblW w:w="11282"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2551"/>
        <w:gridCol w:w="2551"/>
        <w:gridCol w:w="1531"/>
        <w:gridCol w:w="153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b/>
                <w:color w:val="000000"/>
                <w:kern w:val="0"/>
                <w:sz w:val="20"/>
                <w:szCs w:val="20"/>
                <w:lang w:val="en-US" w:eastAsia="en-US" w:bidi="ar-SA"/>
              </w:rPr>
              <w:t>Variable</w:t>
            </w:r>
          </w:p>
        </w:tc>
        <w:tc>
          <w:tcPr>
            <w:tcW w:w="2551" w:type="dxa"/>
            <w:tcBorders>
              <w:top w:val="single" w:sz="16"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b/>
                <w:color w:val="000000"/>
                <w:kern w:val="0"/>
                <w:sz w:val="20"/>
                <w:szCs w:val="20"/>
                <w:lang w:val="en-US" w:eastAsia="en-US" w:bidi="ar-SA"/>
              </w:rPr>
              <w:t>Healthy</w:t>
            </w:r>
          </w:p>
        </w:tc>
        <w:tc>
          <w:tcPr>
            <w:tcW w:w="2551" w:type="dxa"/>
            <w:tcBorders>
              <w:top w:val="single" w:sz="16"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b/>
                <w:color w:val="000000"/>
                <w:kern w:val="0"/>
                <w:sz w:val="20"/>
                <w:szCs w:val="20"/>
                <w:lang w:val="en-US" w:eastAsia="en-US" w:bidi="ar-SA"/>
              </w:rPr>
              <w:t>SARS-CoV-2</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b/>
                <w:color w:val="000000"/>
                <w:kern w:val="0"/>
                <w:sz w:val="20"/>
                <w:szCs w:val="20"/>
                <w:lang w:val="en-US" w:eastAsia="en-US" w:bidi="ar-SA"/>
              </w:rPr>
              <w:t>Test</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b/>
                <w:color w:val="000000"/>
                <w:kern w:val="0"/>
                <w:sz w:val="20"/>
                <w:szCs w:val="20"/>
                <w:lang w:val="en-US" w:eastAsia="en-US" w:bidi="ar-SA"/>
              </w:rPr>
              <w:t>Significance</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Sex</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female: 59% (261)</w:t>
              <w:br/>
              <w:t>male: 41% (179)</w:t>
              <w:br/>
              <w:t>complete: n = 440</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female: 50% (102)</w:t>
              <w:br/>
              <w:t>male: 50% (103)</w:t>
              <w:br/>
              <w:t>complete: n = 205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χ²</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 = 0.028</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Age, years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50 [IQR: 41 - 58]</w:t>
              <w:br/>
              <w:t>range: 19 - 80</w:t>
              <w:br/>
              <w:t>complete: n = 440</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57 [IQR: 42 - 69]</w:t>
              <w:br/>
              <w:t>range: 18 - 89</w:t>
              <w:br/>
              <w:t>complete: n = 205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Mann-Whitney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 &lt; 0.001</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BMI, kg/m²</w:t>
            </w:r>
            <w:r>
              <w:rPr>
                <w:rFonts w:eastAsia="Calibri" w:cs=""/>
                <w:color w:val="000000"/>
                <w:kern w:val="0"/>
                <w:sz w:val="20"/>
                <w:szCs w:val="20"/>
                <w:vertAlign w:val="superscript"/>
                <w:lang w:val="en-US" w:eastAsia="en-US" w:bidi="ar-SA"/>
              </w:rPr>
              <w:t>a</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27 [IQR: 24 - 31]</w:t>
              <w:br/>
              <w:t>range: 17 - 53</w:t>
              <w:br/>
              <w:t>complete: n = 440</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29 [IQR: 25 - 34]</w:t>
              <w:br/>
              <w:t>range: 14 - 56</w:t>
              <w:br/>
              <w:t>complete: n = 147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Mann-Whitney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 = 0.0017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Body mass class</w:t>
            </w:r>
            <w:r>
              <w:rPr>
                <w:rFonts w:eastAsia="Calibri" w:cs=""/>
                <w:color w:val="000000"/>
                <w:kern w:val="0"/>
                <w:sz w:val="20"/>
                <w:szCs w:val="20"/>
                <w:vertAlign w:val="superscript"/>
                <w:lang w:val="en-US" w:eastAsia="en-US" w:bidi="ar-SA"/>
              </w:rPr>
              <w:t>b</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normal: 38% (167)</w:t>
              <w:br/>
              <w:t>overweight: 30% (134)</w:t>
              <w:br/>
              <w:t>obesity: 32% (139)</w:t>
              <w:br/>
              <w:t>complete: n = 440</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normal: 24% (36)</w:t>
              <w:br/>
              <w:t>overweight: 36% (53)</w:t>
              <w:br/>
              <w:t>obesity: 39% (58)</w:t>
              <w:br/>
              <w:t>complete: n = 147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χ²</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 = 0.012</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Ethnics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Asian: 11% (44)</w:t>
              <w:br/>
              <w:t>Black or African-American: 6.2% (26)</w:t>
              <w:br/>
              <w:t>White: 81% (337)</w:t>
              <w:br/>
              <w:t>Other: 2.6% (11)</w:t>
              <w:br/>
              <w:t>complete: n = 418</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Asian: 14% (28)</w:t>
              <w:br/>
              <w:t>Black or African-American: 9.3% (19)</w:t>
              <w:br/>
              <w:t>White: 51% (104)</w:t>
              <w:br/>
              <w:t>Other: 26% (54)</w:t>
              <w:br/>
              <w:t>complete: n = 205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χ²</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 &lt; 0.001</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COVID-19 severity</w:t>
            </w:r>
            <w:r>
              <w:rPr>
                <w:rFonts w:eastAsia="Calibri" w:cs=""/>
                <w:color w:val="000000"/>
                <w:kern w:val="0"/>
                <w:sz w:val="20"/>
                <w:szCs w:val="20"/>
                <w:vertAlign w:val="superscript"/>
                <w:lang w:val="en-US" w:eastAsia="en-US" w:bidi="ar-SA"/>
              </w:rPr>
              <w:t>c</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mild: 29% (60)</w:t>
              <w:br/>
              <w:t>moderate: 43% (88)</w:t>
              <w:br/>
              <w:t>severe: 18% (37)</w:t>
              <w:br/>
              <w:t>critical: 9.8% (20)</w:t>
              <w:br/>
              <w:t>complete: n = 205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post-COVID-19 syndrome</w:t>
            </w:r>
            <w:r>
              <w:rPr>
                <w:rFonts w:eastAsia="Calibri" w:cs=""/>
                <w:color w:val="000000"/>
                <w:kern w:val="0"/>
                <w:sz w:val="20"/>
                <w:szCs w:val="20"/>
                <w:vertAlign w:val="superscript"/>
                <w:lang w:val="en-US" w:eastAsia="en-US" w:bidi="ar-SA"/>
              </w:rPr>
              <w:t>d</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60% (75)</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depression, anxiety or sleep disorders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7.2% (9)</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memory or concentration problems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17% (21)</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neurological symptoms or smell/taste disorders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38% (47)</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fatigue or psysical performance loss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47% (59)</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cough, shortness of breath or other respiratory symptoms</w:t>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38% (47)</w:t>
              <w:br/>
              <w:t>complete: n = 125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Persistent gastrointestinal symptoms</w:t>
            </w:r>
          </w:p>
        </w:tc>
        <w:tc>
          <w:tcPr>
            <w:tcW w:w="2551" w:type="dxa"/>
            <w:tcBorders>
              <w:top w:val="single" w:sz="4"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2551" w:type="dxa"/>
            <w:tcBorders>
              <w:top w:val="single" w:sz="4"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lang w:val="en-US" w:eastAsia="en-US" w:bidi="ar-SA"/>
              </w:rPr>
              <w:t>10% (13)</w:t>
              <w:br/>
              <w:t>complete: n = 125</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r>
          </w:p>
        </w:tc>
      </w:tr>
      <w:tr>
        <w:trPr>
          <w:trHeight w:val="360" w:hRule="atLeast"/>
          <w:cantSplit w:val="true"/>
        </w:trPr>
        <w:tc>
          <w:tcPr>
            <w:tcW w:w="11282" w:type="dxa"/>
            <w:gridSpan w:val="5"/>
            <w:tcBorders>
              <w:top w:val="single" w:sz="16"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vertAlign w:val="superscript"/>
                <w:lang w:val="en-US" w:eastAsia="en-US" w:bidi="ar-SA"/>
              </w:rPr>
              <w:t>a</w:t>
            </w:r>
            <w:r>
              <w:rPr>
                <w:rFonts w:eastAsia="Calibri" w:cs=""/>
                <w:color w:val="000000"/>
                <w:kern w:val="0"/>
                <w:sz w:val="20"/>
                <w:szCs w:val="20"/>
                <w:lang w:val="en-US" w:eastAsia="en-US" w:bidi="ar-SA"/>
              </w:rPr>
              <w:t>Body mass index</w:t>
            </w:r>
          </w:p>
        </w:tc>
      </w:tr>
      <w:tr>
        <w:trPr>
          <w:trHeight w:val="360" w:hRule="atLeast"/>
          <w:cantSplit w:val="true"/>
        </w:trPr>
        <w:tc>
          <w:tcPr>
            <w:tcW w:w="11282" w:type="dxa"/>
            <w:gridSpan w:val="5"/>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vertAlign w:val="superscript"/>
                <w:lang w:val="en-US" w:eastAsia="en-US" w:bidi="ar-SA"/>
              </w:rPr>
              <w:t>b</w:t>
            </w:r>
            <w:r>
              <w:rPr>
                <w:rFonts w:eastAsia="Calibri" w:cs=""/>
                <w:color w:val="000000"/>
                <w:kern w:val="0"/>
                <w:sz w:val="20"/>
                <w:szCs w:val="20"/>
                <w:lang w:val="en-US" w:eastAsia="en-US" w:bidi="ar-SA"/>
              </w:rPr>
              <w:t>Normal: BMI &lt; 25, overweight: BMI 25 - 30, obesity: BMI &gt; 30 kg/m²</w:t>
            </w:r>
          </w:p>
        </w:tc>
      </w:tr>
      <w:tr>
        <w:trPr>
          <w:trHeight w:val="360" w:hRule="atLeast"/>
          <w:cantSplit w:val="true"/>
        </w:trPr>
        <w:tc>
          <w:tcPr>
            <w:tcW w:w="11282" w:type="dxa"/>
            <w:gridSpan w:val="5"/>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vertAlign w:val="superscript"/>
                <w:lang w:val="en-US" w:eastAsia="en-US" w:bidi="ar-SA"/>
              </w:rPr>
              <w:t>c</w:t>
            </w:r>
            <w:r>
              <w:rPr>
                <w:rFonts w:eastAsia="Calibri" w:cs=""/>
                <w:color w:val="000000"/>
                <w:kern w:val="0"/>
                <w:sz w:val="20"/>
                <w:szCs w:val="20"/>
                <w:lang w:val="en-US" w:eastAsia="en-US" w:bidi="ar-SA"/>
              </w:rPr>
              <w:t>Mild: WHO ordinal scale for clinical improvement 1 - 2, moderate: 3 - 4, severe: 5 - 6, critical: 7</w:t>
            </w:r>
          </w:p>
        </w:tc>
      </w:tr>
      <w:tr>
        <w:trPr>
          <w:trHeight w:val="360" w:hRule="atLeast"/>
          <w:cantSplit w:val="true"/>
        </w:trPr>
        <w:tc>
          <w:tcPr>
            <w:tcW w:w="11282" w:type="dxa"/>
            <w:gridSpan w:val="5"/>
            <w:tcBorders>
              <w:top w:val="single" w:sz="4" w:space="0" w:color="666666"/>
              <w:bottom w:val="single" w:sz="4" w:space="0" w:color="666666"/>
            </w:tcBorders>
            <w:shd w:color="auto" w:fill="FFFFFF" w:val="clear"/>
            <w:vAlign w:val="center"/>
          </w:tcPr>
          <w:p>
            <w:pPr>
              <w:pStyle w:val="Normal"/>
              <w:keepNext w:val="true"/>
              <w:widowControl w:val="false"/>
              <w:spacing w:lineRule="exact" w:line="240" w:before="100" w:after="100"/>
              <w:ind w:left="100" w:right="100" w:hanging="0"/>
              <w:jc w:val="left"/>
              <w:rPr>
                <w:rFonts w:ascii="Calibri" w:hAnsi="Calibri" w:eastAsia="Calibri" w:cs=""/>
                <w:kern w:val="0"/>
                <w:lang w:val="en-US" w:eastAsia="en-US" w:bidi="ar-SA"/>
              </w:rPr>
            </w:pPr>
            <w:r>
              <w:rPr>
                <w:rFonts w:eastAsia="Calibri" w:cs=""/>
                <w:color w:val="000000"/>
                <w:kern w:val="0"/>
                <w:sz w:val="20"/>
                <w:szCs w:val="20"/>
                <w:vertAlign w:val="superscript"/>
                <w:lang w:val="en-US" w:eastAsia="en-US" w:bidi="ar-SA"/>
              </w:rPr>
              <w:t>d</w:t>
            </w:r>
            <w:r>
              <w:rPr>
                <w:rFonts w:eastAsia="Calibri" w:cs=""/>
                <w:color w:val="000000"/>
                <w:kern w:val="0"/>
                <w:sz w:val="20"/>
                <w:szCs w:val="20"/>
                <w:lang w:val="en-US" w:eastAsia="en-US" w:bidi="ar-SA"/>
              </w:rPr>
              <w:t>Defined as participants with at least one persistent symptom during convalescence (median: 64 days after symptom onset).</w:t>
            </w:r>
          </w:p>
        </w:tc>
      </w:tr>
    </w:tbl>
    <w:p>
      <w:pPr>
        <w:pStyle w:val="Normal"/>
        <w:rPr>
          <w:lang w:val="en-US"/>
        </w:rPr>
      </w:pPr>
      <w:r>
        <w:rPr>
          <w:lang w:val="en-US"/>
        </w:rPr>
      </w:r>
      <w:bookmarkStart w:id="3" w:name="tables"/>
      <w:bookmarkStart w:id="4" w:name="tables"/>
      <w:bookmarkEnd w:id="4"/>
      <w:r>
        <w:br w:type="page"/>
      </w:r>
    </w:p>
    <w:p>
      <w:pPr>
        <w:pStyle w:val="Normal"/>
        <w:rPr>
          <w:b/>
          <w:b/>
          <w:bCs/>
          <w:sz w:val="28"/>
          <w:szCs w:val="28"/>
          <w:lang w:val="en-US"/>
        </w:rPr>
      </w:pPr>
      <w:r>
        <w:rPr>
          <w:b/>
          <w:bCs/>
          <w:sz w:val="28"/>
          <w:szCs w:val="28"/>
          <w:lang w:val="en-US"/>
        </w:rPr>
        <w:t>Figures</w:t>
      </w:r>
    </w:p>
    <w:p>
      <w:pPr>
        <w:pStyle w:val="Normal"/>
        <w:rPr>
          <w:lang w:val="en-US"/>
        </w:rPr>
      </w:pPr>
      <w:r>
        <w:rPr>
          <w:lang w:val="en-US"/>
        </w:rPr>
        <w:t>Figure 1</w:t>
      </w:r>
    </w:p>
    <w:p>
      <w:pPr>
        <w:pStyle w:val="Normal"/>
        <w:rPr>
          <w:lang w:val="en-US"/>
        </w:rPr>
      </w:pPr>
      <w:r>
        <w:rPr>
          <w:lang w:val="en-US"/>
        </w:rPr>
      </w:r>
    </w:p>
    <w:p>
      <w:pPr>
        <w:pStyle w:val="Normal"/>
        <w:spacing w:lineRule="auto" w:line="480" w:before="0" w:after="0"/>
        <w:rPr>
          <w:lang w:val="en-GB"/>
        </w:rPr>
      </w:pPr>
      <w:r>
        <w:rPr/>
        <w:drawing>
          <wp:inline distT="0" distB="0" distL="0" distR="0">
            <wp:extent cx="5760720" cy="4462145"/>
            <wp:effectExtent l="0" t="0" r="0" b="0"/>
            <wp:docPr id="1"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2" descr=""/>
                    <pic:cNvPicPr>
                      <a:picLocks noChangeAspect="1" noChangeArrowheads="1"/>
                    </pic:cNvPicPr>
                  </pic:nvPicPr>
                  <pic:blipFill>
                    <a:blip r:embed="rId6"/>
                    <a:stretch>
                      <a:fillRect/>
                    </a:stretch>
                  </pic:blipFill>
                  <pic:spPr bwMode="auto">
                    <a:xfrm>
                      <a:off x="0" y="0"/>
                      <a:ext cx="5760720" cy="4462145"/>
                    </a:xfrm>
                    <a:prstGeom prst="rect">
                      <a:avLst/>
                    </a:prstGeom>
                  </pic:spPr>
                </pic:pic>
              </a:graphicData>
            </a:graphic>
          </wp:inline>
        </w:drawing>
      </w:r>
    </w:p>
    <w:p>
      <w:pPr>
        <w:pStyle w:val="Normal"/>
        <w:spacing w:lineRule="auto" w:line="240" w:before="0" w:after="0"/>
        <w:rPr>
          <w:lang w:val="en-GB"/>
        </w:rPr>
      </w:pPr>
      <w:r>
        <w:rPr>
          <w:lang w:val="en-GB"/>
        </w:rPr>
        <w:t>Fig. 1: Immune-activation and associated inflammation cause IFN-γ release which in turn triggers ROS-emission by the innate immune system. ROS causes a decline in BH4-levels due to their oxygen-sensitivity. Since BH4 acts as a co-factor for several aromatic amino acid mono-oxygenases, neurotransmitter synthesis of serotonin, dopamine, noradrenaline and adrenaline levels are diminished. BH4 is recycled via BH2 in a DHFR-dependent manner.</w:t>
      </w:r>
    </w:p>
    <w:p>
      <w:pPr>
        <w:pStyle w:val="Normal"/>
        <w:spacing w:lineRule="auto" w:line="240" w:before="0" w:after="0"/>
        <w:rPr>
          <w:lang w:val="en-GB"/>
        </w:rPr>
      </w:pPr>
      <w:r>
        <w:rPr>
          <w:lang w:val="en-GB"/>
        </w:rPr>
      </w:r>
    </w:p>
    <w:p>
      <w:pPr>
        <w:pStyle w:val="Normal"/>
        <w:rPr>
          <w:lang w:val="en-GB"/>
        </w:rPr>
      </w:pPr>
      <w:r>
        <w:rPr>
          <w:lang w:val="en-GB"/>
        </w:rPr>
        <w:t xml:space="preserve">Abbreviations: IFN-γ: Interferon-γ; ROS: reactive oxygen species; BH4: 5,6,7,8-tetrahydrobiopterin; IDO: </w:t>
      </w:r>
      <w:r>
        <w:rPr>
          <w:rFonts w:cs="Arial" w:ascii="Arial" w:hAnsi="Arial"/>
          <w:sz w:val="21"/>
          <w:szCs w:val="21"/>
          <w:shd w:fill="FFFFFF" w:val="clear"/>
          <w:lang w:val="en-GB"/>
        </w:rPr>
        <w:t>Indolamin-2,3-Dioxygenase</w:t>
      </w:r>
      <w:r>
        <w:rPr>
          <w:lang w:val="en-GB"/>
        </w:rPr>
        <w:t xml:space="preserve">; XA: Xanthurenic acid; QUIN: Quinolonic acid; KYNA: Kynurenic acid; KYN: Kynurenin; TyrOH: Tyrosine hydroxylase; TrypOH: Tryptophan hydroxylase; PheOH: Phenylalanin hydroxylase; eNOS: endothelial nictric oxide synthase; nNOS: neuronal nictric oxide synthase; iNOS: inducible nictric oxide synthase; L-ARG: L-Arginine; NO: nictric oxide; L-CIT: L-citrulline; PHE: Phenylalanine; TYR: Tyrosine; L-DOPA: L-Dopamine; TRP: Tryptophan </w:t>
      </w:r>
    </w:p>
    <w:p>
      <w:pPr>
        <w:pStyle w:val="Normal"/>
        <w:suppressAutoHyphens w:val="false"/>
        <w:rPr>
          <w:lang w:val="en-US"/>
        </w:rPr>
      </w:pPr>
      <w:r>
        <w:rPr>
          <w:lang w:val="en-US"/>
        </w:rPr>
      </w:r>
      <w:r>
        <w:br w:type="page"/>
      </w:r>
    </w:p>
    <w:p>
      <w:pPr>
        <w:pStyle w:val="TextBody"/>
        <w:rPr>
          <w:lang w:val="en-US"/>
        </w:rPr>
      </w:pPr>
      <w:commentRangeStart w:id="49"/>
      <w:r>
        <w:rPr>
          <w:lang w:val="en-US"/>
        </w:rPr>
      </w:r>
    </w:p>
    <w:p>
      <w:pPr>
        <w:pStyle w:val="TextBody"/>
        <w:rPr>
          <w:color w:val="000000" w:themeColor="text1"/>
          <w:lang w:val="en-US"/>
        </w:rPr>
      </w:pPr>
      <w:r>
        <w:rPr>
          <w:lang w:val="en-US"/>
        </w:rPr>
        <w:t xml:space="preserve">Figure </w:t>
      </w:r>
      <w:bookmarkStart w:id="5" w:name="_GoBack"/>
      <w:bookmarkEnd w:id="5"/>
      <w:r>
        <w:rPr>
          <w:lang w:val="en-US"/>
        </w:rPr>
      </w:r>
      <w:commentRangeEnd w:id="49"/>
      <w:r>
        <w:commentReference w:id="49"/>
      </w:r>
      <w:r>
        <w:rPr>
          <w:lang w:val="en-US"/>
        </w:rPr>
        <w:t xml:space="preserve">2 Participant recruitment </w:t>
      </w:r>
    </w:p>
    <w:p>
      <w:pPr>
        <w:pStyle w:val="TextBody"/>
        <w:rPr>
          <w:lang w:val="en-US"/>
        </w:rPr>
      </w:pPr>
      <w:r>
        <w:rPr>
          <w:lang w:val="en-US"/>
        </w:rPr>
      </w:r>
    </w:p>
    <w:p>
      <w:pPr>
        <w:pStyle w:val="TextBody"/>
        <w:rPr>
          <w:lang w:val="en-US"/>
        </w:rPr>
      </w:pPr>
      <w:r>
        <w:rPr/>
        <w:drawing>
          <wp:inline distT="0" distB="0" distL="0" distR="0">
            <wp:extent cx="5777865" cy="3275330"/>
            <wp:effectExtent l="0" t="0" r="0" b="0"/>
            <wp:docPr id="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
                    <pic:cNvPicPr>
                      <a:picLocks noChangeAspect="1" noChangeArrowheads="1"/>
                    </pic:cNvPicPr>
                  </pic:nvPicPr>
                  <pic:blipFill>
                    <a:blip r:embed="rId7"/>
                    <a:stretch>
                      <a:fillRect/>
                    </a:stretch>
                  </pic:blipFill>
                  <pic:spPr bwMode="auto">
                    <a:xfrm>
                      <a:off x="0" y="0"/>
                      <a:ext cx="5777865" cy="3275330"/>
                    </a:xfrm>
                    <a:prstGeom prst="rect">
                      <a:avLst/>
                    </a:prstGeom>
                  </pic:spPr>
                </pic:pic>
              </a:graphicData>
            </a:graphic>
          </wp:inline>
        </w:drawing>
      </w:r>
    </w:p>
    <w:p>
      <w:pPr>
        <w:pStyle w:val="Normal"/>
        <w:suppressAutoHyphens w:val="false"/>
        <w:rPr>
          <w:color w:val="000000"/>
          <w:lang w:val="en-GB"/>
        </w:rPr>
      </w:pPr>
      <w:r>
        <w:rPr>
          <w:color w:val="000000"/>
          <w:lang w:val="en-GB"/>
        </w:rPr>
      </w:r>
      <w:r>
        <w:br w:type="page"/>
      </w:r>
    </w:p>
    <w:p>
      <w:pPr>
        <w:pStyle w:val="TextBody"/>
        <w:rPr>
          <w:color w:val="000000"/>
          <w:lang w:val="en-GB"/>
        </w:rPr>
      </w:pPr>
      <w:r>
        <w:rPr>
          <w:lang w:val="en-US"/>
        </w:rPr>
        <w:t xml:space="preserve">Figure </w:t>
      </w:r>
      <w:r>
        <w:rPr>
          <w:highlight w:val="yellow"/>
          <w:lang w:val="en-US"/>
        </w:rPr>
        <w:t>3</w:t>
      </w:r>
      <w:r>
        <w:rPr/>
        <w:commentReference w:id="50"/>
      </w:r>
    </w:p>
    <w:p>
      <w:pPr>
        <w:pStyle w:val="Normal"/>
        <w:spacing w:lineRule="auto" w:line="240" w:before="0" w:after="0"/>
        <w:rPr>
          <w:rFonts w:ascii="Times New Roman" w:hAnsi="Times New Roman" w:cs="Times New Roman"/>
          <w:sz w:val="24"/>
          <w:szCs w:val="24"/>
          <w:lang w:val="en-GB"/>
        </w:rPr>
      </w:pPr>
      <w:r>
        <w:drawing>
          <wp:anchor behindDoc="0" distT="0" distB="0" distL="0" distR="0" simplePos="0" locked="0" layoutInCell="0" allowOverlap="1" relativeHeight="10">
            <wp:simplePos x="0" y="0"/>
            <wp:positionH relativeFrom="margin">
              <wp:align>left</wp:align>
            </wp:positionH>
            <wp:positionV relativeFrom="paragraph">
              <wp:posOffset>100330</wp:posOffset>
            </wp:positionV>
            <wp:extent cx="3257550" cy="2070100"/>
            <wp:effectExtent l="0" t="0" r="0" b="0"/>
            <wp:wrapNone/>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8"/>
                    <a:srcRect l="0" t="7317" r="25364" b="12055"/>
                    <a:stretch>
                      <a:fillRect/>
                    </a:stretch>
                  </pic:blipFill>
                  <pic:spPr bwMode="auto">
                    <a:xfrm>
                      <a:off x="0" y="0"/>
                      <a:ext cx="3257550" cy="2070100"/>
                    </a:xfrm>
                    <a:prstGeom prst="rect">
                      <a:avLst/>
                    </a:prstGeom>
                  </pic:spPr>
                </pic:pic>
              </a:graphicData>
            </a:graphic>
          </wp:anchor>
        </w:drawing>
      </w:r>
      <w:r>
        <w:rPr>
          <w:rFonts w:cs="Times New Roman" w:ascii="Times New Roman" w:hAnsi="Times New Roman"/>
          <w:sz w:val="24"/>
          <w:szCs w:val="24"/>
          <w:lang w:val="en-GB"/>
        </w:rPr>
        <w:t xml:space="preserve"> </w:t>
      </w:r>
    </w:p>
    <w:p>
      <w:pPr>
        <w:pStyle w:val="Normal"/>
        <w:spacing w:lineRule="auto" w:line="240" w:before="0" w:after="0"/>
        <w:rPr>
          <w:rStyle w:val="Name"/>
          <w:rFonts w:ascii="Arial" w:hAnsi="Arial" w:cs="Arial"/>
          <w:color w:val="333333"/>
          <w:sz w:val="27"/>
          <w:szCs w:val="27"/>
          <w:shd w:fill="FFFFFF" w:val="clear"/>
          <w:lang w:val="en-GB"/>
        </w:rPr>
      </w:pPr>
      <w:r>
        <w:rPr>
          <w:rFonts w:cs="Arial" w:ascii="Arial" w:hAnsi="Arial"/>
          <w:color w:val="333333"/>
          <w:sz w:val="27"/>
          <w:szCs w:val="27"/>
          <w:shd w:fill="FFFFFF" w:val="clear"/>
          <w:lang w:val="en-GB"/>
        </w:rPr>
        <w:drawing>
          <wp:anchor behindDoc="0" distT="0" distB="0" distL="0" distR="0" simplePos="0" locked="0" layoutInCell="0" allowOverlap="1" relativeHeight="11">
            <wp:simplePos x="0" y="0"/>
            <wp:positionH relativeFrom="column">
              <wp:posOffset>2653030</wp:posOffset>
            </wp:positionH>
            <wp:positionV relativeFrom="paragraph">
              <wp:posOffset>10795</wp:posOffset>
            </wp:positionV>
            <wp:extent cx="859790" cy="292735"/>
            <wp:effectExtent l="0" t="0" r="0" b="0"/>
            <wp:wrapNone/>
            <wp:docPr id="4"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
                    <pic:cNvPicPr>
                      <a:picLocks noChangeAspect="1" noChangeArrowheads="1"/>
                    </pic:cNvPicPr>
                  </pic:nvPicPr>
                  <pic:blipFill>
                    <a:blip r:embed="rId9"/>
                    <a:stretch>
                      <a:fillRect/>
                    </a:stretch>
                  </pic:blipFill>
                  <pic:spPr bwMode="auto">
                    <a:xfrm>
                      <a:off x="0" y="0"/>
                      <a:ext cx="859790" cy="292735"/>
                    </a:xfrm>
                    <a:prstGeom prst="rect">
                      <a:avLst/>
                    </a:prstGeom>
                  </pic:spPr>
                </pic:pic>
              </a:graphicData>
            </a:graphic>
          </wp:anchor>
        </w:drawing>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Style w:val="Name"/>
          <w:rFonts w:ascii="Arial" w:hAnsi="Arial"/>
          <w:color w:val="333333"/>
          <w:sz w:val="27"/>
          <w:shd w:fill="FFFFFF" w:val="clear"/>
          <w:lang w:val="en-GB"/>
        </w:rPr>
      </w:pPr>
      <w:r>
        <w:rPr>
          <w:rFonts w:ascii="Arial" w:hAnsi="Arial"/>
          <w:color w:val="333333"/>
          <w:sz w:val="27"/>
          <w:shd w:fill="FFFFFF" w:val="clear"/>
          <w:lang w:val="en-GB"/>
        </w:rPr>
      </w:r>
    </w:p>
    <w:p>
      <w:pPr>
        <w:pStyle w:val="Normal"/>
        <w:spacing w:lineRule="auto" w:line="240" w:before="0" w:after="0"/>
        <w:rPr>
          <w:rFonts w:ascii="Times New Roman" w:hAnsi="Times New Roman" w:cs="Times New Roman"/>
          <w:sz w:val="24"/>
          <w:szCs w:val="24"/>
          <w:lang w:val="en-GB"/>
        </w:rPr>
      </w:pPr>
      <w:r>
        <w:rPr>
          <w:rFonts w:cs="Times New Roman" w:ascii="Times New Roman" w:hAnsi="Times New Roman"/>
          <w:sz w:val="24"/>
          <w:szCs w:val="24"/>
          <w:lang w:val="en-GB"/>
        </w:rPr>
      </w:r>
    </w:p>
    <w:p>
      <w:pPr>
        <w:pStyle w:val="TextBody"/>
        <w:rPr>
          <w:lang w:val="en-GB"/>
        </w:rPr>
      </w:pPr>
      <w:r>
        <w:rPr>
          <w:lang w:val="en-GB"/>
        </w:rPr>
      </w:r>
    </w:p>
    <w:p>
      <w:pPr>
        <w:pStyle w:val="TextBody"/>
        <w:rPr>
          <w:lang w:val="en-US"/>
        </w:rPr>
      </w:pPr>
      <w:r>
        <w:rPr>
          <w:b/>
          <w:bCs/>
          <w:lang w:val="en-US"/>
        </w:rPr>
        <w:t>Figure 1. ANCOVA results (placeholder).</w:t>
      </w:r>
    </w:p>
    <w:p>
      <w:pPr>
        <w:pStyle w:val="Normal"/>
        <w:rPr>
          <w:lang w:val="en-US"/>
        </w:rPr>
      </w:pPr>
      <w:r>
        <w:rPr>
          <w:lang w:val="en-US"/>
        </w:rPr>
      </w:r>
      <w:r>
        <w:br w:type="page"/>
      </w:r>
    </w:p>
    <w:p>
      <w:pPr>
        <w:pStyle w:val="CaptionedFigure"/>
        <w:rPr/>
      </w:pPr>
      <w:r>
        <w:rPr/>
        <w:drawing>
          <wp:inline distT="0" distB="0" distL="0" distR="0">
            <wp:extent cx="5943600" cy="5283835"/>
            <wp:effectExtent l="0" t="0" r="0" b="0"/>
            <wp:docPr id="5" name="Image1" descr="Figure 2: Serum levels of cytokines in healthy controls and COVID-19 individuals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Figure 2: Serum levels of cytokines in healthy controls and COVID-19 individuals in the INCOV cohort"/>
                    <pic:cNvPicPr>
                      <a:picLocks noChangeAspect="1" noChangeArrowheads="1"/>
                    </pic:cNvPicPr>
                  </pic:nvPicPr>
                  <pic:blipFill>
                    <a:blip r:embed="rId10"/>
                    <a:stretch>
                      <a:fillRect/>
                    </a:stretch>
                  </pic:blipFill>
                  <pic:spPr bwMode="auto">
                    <a:xfrm>
                      <a:off x="0" y="0"/>
                      <a:ext cx="5943600" cy="5283835"/>
                    </a:xfrm>
                    <a:prstGeom prst="rect">
                      <a:avLst/>
                    </a:prstGeom>
                  </pic:spPr>
                </pic:pic>
              </a:graphicData>
            </a:graphic>
          </wp:inline>
        </w:drawing>
      </w:r>
    </w:p>
    <w:p>
      <w:pPr>
        <w:pStyle w:val="TextBody"/>
        <w:rPr/>
      </w:pPr>
      <w:r>
        <w:rPr>
          <w:b/>
          <w:bCs/>
          <w:lang w:val="en-US"/>
        </w:rPr>
        <w:t>Figure 4. Serum levels of cytokines in healthy controls and COVID-19 individuals in the INCOV cohort</w:t>
      </w:r>
      <w:r>
        <w:rPr>
          <w:lang w:val="en-US"/>
        </w:rPr>
        <w:t xml:space="preserve"> </w:t>
      </w:r>
      <w:r>
        <w:rPr>
          <w:i/>
          <w:iCs/>
          <w:lang w:val="en-US"/>
        </w:rPr>
        <w:t xml:space="preserve">Normalized serum levels of IL6, IL10, TNF-alpha (TNF), IFN-gamma (IFNG) were extracted from the INCOV study data for healthy controls and COVID-19 participants at consecutive timepoints after symptom onset (acute: median 11 days, sub-acute: 17 days, convalescence: 64 days). Statistical significance was assessed by Kruskal-Wallis test with Benjamini-Hochberg-corrected Mann-Whitney post-hoc test. Each point in the plots represent a single sample, boxes depict medians with interquartile ranges (IQR), whiskers span over 150% IQR. Kruskal-Wallis P values are displayed in the plot captions. Significant and near significant (p &lt; 0.1) results of post-hoc tests are presented in the plots. </w:t>
      </w:r>
      <w:r>
        <w:rPr>
          <w:i/>
          <w:iCs/>
        </w:rPr>
        <w:t>Numbers of complete observations are shown below the plots.</w:t>
      </w:r>
    </w:p>
    <w:p>
      <w:pPr>
        <w:pStyle w:val="Normal"/>
        <w:rPr/>
      </w:pPr>
      <w:r>
        <w:rPr/>
      </w:r>
      <w:r>
        <w:br w:type="page"/>
      </w:r>
    </w:p>
    <w:p>
      <w:pPr>
        <w:pStyle w:val="CaptionedFigure"/>
        <w:rPr/>
      </w:pPr>
      <w:r>
        <w:rPr/>
        <w:drawing>
          <wp:inline distT="0" distB="0" distL="0" distR="0">
            <wp:extent cx="5943600" cy="5283835"/>
            <wp:effectExtent l="0" t="0" r="0" b="0"/>
            <wp:docPr id="6" name="Image2" descr="Figure 3: Serum levels of TRP degradation products in healthy controls and COVID-19 individuals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Figure 3: Serum levels of TRP degradation products in healthy controls and COVID-19 individuals in the INCOV cohort"/>
                    <pic:cNvPicPr>
                      <a:picLocks noChangeAspect="1" noChangeArrowheads="1"/>
                    </pic:cNvPicPr>
                  </pic:nvPicPr>
                  <pic:blipFill>
                    <a:blip r:embed="rId11"/>
                    <a:stretch>
                      <a:fillRect/>
                    </a:stretch>
                  </pic:blipFill>
                  <pic:spPr bwMode="auto">
                    <a:xfrm>
                      <a:off x="0" y="0"/>
                      <a:ext cx="5943600" cy="5283835"/>
                    </a:xfrm>
                    <a:prstGeom prst="rect">
                      <a:avLst/>
                    </a:prstGeom>
                  </pic:spPr>
                </pic:pic>
              </a:graphicData>
            </a:graphic>
          </wp:inline>
        </w:drawing>
      </w:r>
    </w:p>
    <w:p>
      <w:pPr>
        <w:pStyle w:val="TextBody"/>
        <w:rPr/>
      </w:pPr>
      <w:r>
        <w:rPr>
          <w:b/>
          <w:bCs/>
          <w:lang w:val="en-US"/>
        </w:rPr>
        <w:t>Figure 5. Serum levels of TRP degradation products in healthy controls and COVID-19 individuals in the INCOV cohort</w:t>
      </w:r>
      <w:r>
        <w:rPr>
          <w:lang w:val="en-US"/>
        </w:rPr>
        <w:t xml:space="preserve"> </w:t>
      </w:r>
      <w:r>
        <w:rPr>
          <w:i/>
          <w:iCs/>
          <w:lang w:val="en-US"/>
        </w:rPr>
        <w:t xml:space="preserve">Normalized serum levels of tryptophan (TRP), serotonin (5-HT), kynurenine (KYN) and quinolinic acid (QUIN) were extracted from the INCOV study data for healthy controls and COVID-19 participants at consecutive timepoints after symptom onset (acute: median 11 days, sub-acute: 17 days, convalescence: 64 days). Statistical significance was assessed by Kruskal-Wallis test with Benjamini-Hochberg-corrected Mann-Whitney post-hoc test. Each point in the plots represent a single sample, boxes depict medians with interquartile ranges (IQR), whiskers span over 150% IQR. Kruskal-Wallis P values are displayed in the plot captions. Significant and near significant (p &lt; 0.1) results of post-hoc tests are presented in the plots. </w:t>
      </w:r>
      <w:r>
        <w:rPr>
          <w:i/>
          <w:iCs/>
        </w:rPr>
        <w:t>Numbers of complete observations are shown below the plots.</w:t>
      </w:r>
    </w:p>
    <w:p>
      <w:pPr>
        <w:pStyle w:val="Normal"/>
        <w:rPr/>
      </w:pPr>
      <w:r>
        <w:rPr/>
      </w:r>
      <w:r>
        <w:br w:type="page"/>
      </w:r>
    </w:p>
    <w:p>
      <w:pPr>
        <w:pStyle w:val="CaptionedFigure"/>
        <w:rPr/>
      </w:pPr>
      <w:r>
        <w:rPr/>
        <w:drawing>
          <wp:inline distT="0" distB="0" distL="0" distR="0">
            <wp:extent cx="5943600" cy="4953635"/>
            <wp:effectExtent l="0" t="0" r="0" b="0"/>
            <wp:docPr id="7" name="Image3" descr="Figure 4: Correlation of serum levels of cytokines, TRP and TRP degradation products in acute COVID-19 and convalescence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Figure 4: Correlation of serum levels of cytokines, TRP and TRP degradation products in acute COVID-19 and convalescence in the INCOV cohort."/>
                    <pic:cNvPicPr>
                      <a:picLocks noChangeAspect="1" noChangeArrowheads="1"/>
                    </pic:cNvPicPr>
                  </pic:nvPicPr>
                  <pic:blipFill>
                    <a:blip r:embed="rId12"/>
                    <a:stretch>
                      <a:fillRect/>
                    </a:stretch>
                  </pic:blipFill>
                  <pic:spPr bwMode="auto">
                    <a:xfrm>
                      <a:off x="0" y="0"/>
                      <a:ext cx="5943600" cy="4953635"/>
                    </a:xfrm>
                    <a:prstGeom prst="rect">
                      <a:avLst/>
                    </a:prstGeom>
                  </pic:spPr>
                </pic:pic>
              </a:graphicData>
            </a:graphic>
          </wp:inline>
        </w:drawing>
      </w:r>
    </w:p>
    <w:p>
      <w:pPr>
        <w:pStyle w:val="TextBody"/>
        <w:rPr>
          <w:lang w:val="en-US"/>
        </w:rPr>
      </w:pPr>
      <w:r>
        <w:rPr>
          <w:b/>
          <w:bCs/>
          <w:lang w:val="en-US"/>
        </w:rPr>
        <w:t>Figure 6. Correlation of serum levels of cytokines, TRP and TRP degradation products in acute COVID-19 and convalescence in the INCOV cohort.</w:t>
      </w:r>
      <w:r>
        <w:rPr>
          <w:lang w:val="en-US"/>
        </w:rPr>
        <w:t xml:space="preserve"> </w:t>
      </w:r>
      <w:r>
        <w:rPr>
          <w:i/>
          <w:iCs/>
          <w:lang w:val="en-US"/>
        </w:rPr>
        <w:t>Normalized levels of tryptophan (TRP), serotonin (5-HT), kynurenine (KYN) and quinolinic acid (QUIN) were correlated with normalized serum levels of IL6, IL10, TNF-alpha (TNF) and IFN-gamma (IFNG) in healthy controls and COVID-19 participants of the INCOV study at consecutive time points after symptom onset (acute: median 11 days, sub-acute: 17 days, convalescence: 64 days) with Spearman test. Correlation coefficients (</w:t>
      </w:r>
      <w:r>
        <w:rPr/>
      </w:r>
      <m:oMath xmlns:m="http://schemas.openxmlformats.org/officeDocument/2006/math">
        <m:r>
          <w:rPr>
            <w:rFonts w:ascii="Cambria Math" w:hAnsi="Cambria Math"/>
          </w:rPr>
          <m:t xml:space="preserve">ρ</m:t>
        </m:r>
      </m:oMath>
      <w:r>
        <w:rPr>
          <w:i/>
          <w:iCs/>
          <w:lang w:val="en-US"/>
        </w:rPr>
        <w:t>) for the significant correlations are presented in bubble plots. Point size corresponds to the absolute value of correlation coefficient, point color codes for the correlation coefficient value. Points are labeled with their correlation coefficient values. Numbers of samples are indicated in the plot captions.</w:t>
      </w:r>
    </w:p>
    <w:p>
      <w:pPr>
        <w:pStyle w:val="Normal"/>
        <w:rPr>
          <w:lang w:val="en-US"/>
        </w:rPr>
      </w:pPr>
      <w:r>
        <w:rPr>
          <w:lang w:val="en-US"/>
        </w:rPr>
      </w:r>
      <w:r>
        <w:br w:type="page"/>
      </w:r>
    </w:p>
    <w:p>
      <w:pPr>
        <w:pStyle w:val="CaptionedFigure"/>
        <w:rPr/>
      </w:pPr>
      <w:r>
        <w:rPr/>
        <w:drawing>
          <wp:inline distT="0" distB="0" distL="0" distR="0">
            <wp:extent cx="5943600" cy="5448300"/>
            <wp:effectExtent l="0" t="0" r="0" b="0"/>
            <wp:docPr id="8" name="Image4" descr="Figure 5: Serum levels of cytokines in healthy controls, complete COVID-19 recovery, non-psychiatric and psychiatric persistent symptoms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Figure 5: Serum levels of cytokines in healthy controls, complete COVID-19 recovery, non-psychiatric and psychiatric persistent symptoms in the INCOV cohort."/>
                    <pic:cNvPicPr>
                      <a:picLocks noChangeAspect="1" noChangeArrowheads="1"/>
                    </pic:cNvPicPr>
                  </pic:nvPicPr>
                  <pic:blipFill>
                    <a:blip r:embed="rId13"/>
                    <a:stretch>
                      <a:fillRect/>
                    </a:stretch>
                  </pic:blipFill>
                  <pic:spPr bwMode="auto">
                    <a:xfrm>
                      <a:off x="0" y="0"/>
                      <a:ext cx="5943600" cy="5448300"/>
                    </a:xfrm>
                    <a:prstGeom prst="rect">
                      <a:avLst/>
                    </a:prstGeom>
                  </pic:spPr>
                </pic:pic>
              </a:graphicData>
            </a:graphic>
          </wp:inline>
        </w:drawing>
      </w:r>
    </w:p>
    <w:p>
      <w:pPr>
        <w:pStyle w:val="TextBody"/>
        <w:rPr/>
      </w:pPr>
      <w:r>
        <w:rPr>
          <w:b/>
          <w:bCs/>
          <w:lang w:val="en-US"/>
        </w:rPr>
        <w:t>Figure 7. Serum levels of cytokines in healthy controls, complete COVID-19 recovery, non-psychiatric and psychiatric persistent symptoms in the INCOV cohort.</w:t>
      </w:r>
      <w:r>
        <w:rPr>
          <w:lang w:val="en-US"/>
        </w:rPr>
        <w:t xml:space="preserve"> </w:t>
      </w:r>
      <w:r>
        <w:rPr>
          <w:i/>
          <w:iCs/>
          <w:lang w:val="en-US"/>
        </w:rPr>
        <w:t xml:space="preserve">Normalized serum levels of IL6, IL10, TNF-alpha (TNF), IFN-gamma (IFNG) were extracted from the INCOV study data for healthy controls and COVID-19 participants during convalescence (median: 64 days after symptom onset). The serum levels were compared between healthy controls, COVID-19 subjects without persistent symptoms, COVID-19 subjects with putative psychiatric persistent symptoms (self-reported depression, anxiety or sleep problems) and COVID-19 subjects with other non-psychiatric persistent symptoms with Kruskal-Wallis test. Pairwise comparisons between the groups were done with Benjamini-Hochberg-corrected Mann-Whitney post-hoc test. Each point in the plots represent a single sample, boxes depict medians with interquartile ranges (IQR), whiskers span over 150% IQR. Kruskal-Wallis test p values are displayed in the plot captions. Significant and near-significant (p &lt; 0.1) post-hoc test results are indicated in the plots. </w:t>
      </w:r>
      <w:r>
        <w:rPr>
          <w:i/>
          <w:iCs/>
        </w:rPr>
        <w:t>Numbers of complete observations are shown below the plots.</w:t>
      </w:r>
    </w:p>
    <w:p>
      <w:pPr>
        <w:pStyle w:val="Normal"/>
        <w:rPr/>
      </w:pPr>
      <w:r>
        <w:rPr/>
      </w:r>
      <w:r>
        <w:br w:type="page"/>
      </w:r>
    </w:p>
    <w:p>
      <w:pPr>
        <w:pStyle w:val="CaptionedFigure"/>
        <w:rPr/>
      </w:pPr>
      <w:r>
        <w:rPr/>
        <w:drawing>
          <wp:inline distT="0" distB="0" distL="0" distR="0">
            <wp:extent cx="5943600" cy="5448300"/>
            <wp:effectExtent l="0" t="0" r="0" b="0"/>
            <wp:docPr id="9" name="Image5" descr="Figure 6: Serum levels of TRP degradation products in healthy controls, complete COVID-19 recovery, non-psychiatric and psychiatric persistent symptoms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Figure 6: Serum levels of TRP degradation products in healthy controls, complete COVID-19 recovery, non-psychiatric and psychiatric persistent symptoms in the INCOV cohort."/>
                    <pic:cNvPicPr>
                      <a:picLocks noChangeAspect="1" noChangeArrowheads="1"/>
                    </pic:cNvPicPr>
                  </pic:nvPicPr>
                  <pic:blipFill>
                    <a:blip r:embed="rId14"/>
                    <a:stretch>
                      <a:fillRect/>
                    </a:stretch>
                  </pic:blipFill>
                  <pic:spPr bwMode="auto">
                    <a:xfrm>
                      <a:off x="0" y="0"/>
                      <a:ext cx="5943600" cy="5448300"/>
                    </a:xfrm>
                    <a:prstGeom prst="rect">
                      <a:avLst/>
                    </a:prstGeom>
                  </pic:spPr>
                </pic:pic>
              </a:graphicData>
            </a:graphic>
          </wp:inline>
        </w:drawing>
      </w:r>
    </w:p>
    <w:p>
      <w:pPr>
        <w:pStyle w:val="TextBody"/>
        <w:rPr>
          <w:lang w:val="en-US"/>
        </w:rPr>
      </w:pPr>
      <w:r>
        <w:rPr>
          <w:b/>
          <w:bCs/>
          <w:lang w:val="en-US"/>
        </w:rPr>
        <w:t>Figure 8. Serum levels of TRP degradation products in healthy controls, complete COVID-19 recovery, non-psychiatric and psychiatric persistent symptoms in the INCOV cohort.</w:t>
      </w:r>
      <w:r>
        <w:rPr>
          <w:lang w:val="en-US"/>
        </w:rPr>
        <w:t xml:space="preserve"> </w:t>
      </w:r>
      <w:r>
        <w:rPr>
          <w:i/>
          <w:iCs/>
          <w:lang w:val="en-US"/>
        </w:rPr>
        <w:t>Normalized serum levels of tryptophan (TRP), serotonin (5-HT), kynurenine (KYN) and quinolinic acid (QUIN) were extracted from the INCOV study data for healthy controls and COVID-19 participants during convalescence (median: 64 days after symptom onset). The serum levels were compared between healthy controls, COVID-19 subjects without persistent symptoms, COVID-19 subjects with putative psychiatric persistent symptoms (self-reported depression, anxiety or sleep problems) and COVID-19 subjects with other non-psychiatric persistent symptoms with Kruskal-Wallis test. Pairwise comparisons between the groups were done with Benjamini-Hochberg-corrected Mann-Whitney post-hoc test. Each point in the plots represent a single sample, boxes depict medians with interquartile ranges (IQR), whiskers span over 150% IQR. Kruskal-Wallis test p values are displayed in the plot captions. Significant and near-significant (p &lt; 0.1) post-hoc test results are indicated in the plots. Numbers of complete observations are shown below the plots.</w:t>
      </w:r>
    </w:p>
    <w:p>
      <w:pPr>
        <w:pStyle w:val="Normal"/>
        <w:rPr>
          <w:lang w:val="en-US"/>
        </w:rPr>
      </w:pPr>
      <w:r>
        <w:rPr>
          <w:lang w:val="en-US"/>
        </w:rPr>
      </w:r>
      <w:bookmarkStart w:id="6" w:name="figures"/>
      <w:bookmarkStart w:id="7" w:name="figures"/>
      <w:bookmarkEnd w:id="7"/>
      <w:r>
        <w:br w:type="page"/>
      </w:r>
    </w:p>
    <w:p>
      <w:pPr>
        <w:pStyle w:val="TextBody"/>
        <w:rPr>
          <w:lang w:val="en-US"/>
        </w:rPr>
      </w:pPr>
      <w:r>
        <w:rPr>
          <w:lang w:val="en-US"/>
        </w:rPr>
        <w:t xml:space="preserve">Figure </w:t>
      </w:r>
      <w:r>
        <w:rPr>
          <w:highlight w:val="yellow"/>
          <w:lang w:val="en-US"/>
        </w:rPr>
        <w:t>9</w:t>
      </w:r>
    </w:p>
    <w:p>
      <w:pPr>
        <w:pStyle w:val="Normal"/>
        <w:spacing w:lineRule="auto" w:line="480" w:before="0" w:after="0"/>
        <w:rPr>
          <w:lang w:val="en-US"/>
        </w:rPr>
      </w:pPr>
      <w:r>
        <w:rPr/>
        <w:drawing>
          <wp:inline distT="0" distB="0" distL="0" distR="0">
            <wp:extent cx="5760720" cy="5036185"/>
            <wp:effectExtent l="0" t="0" r="0" b="0"/>
            <wp:docPr id="10"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descr=""/>
                    <pic:cNvPicPr>
                      <a:picLocks noChangeAspect="1" noChangeArrowheads="1"/>
                    </pic:cNvPicPr>
                  </pic:nvPicPr>
                  <pic:blipFill>
                    <a:blip r:embed="rId15"/>
                    <a:stretch>
                      <a:fillRect/>
                    </a:stretch>
                  </pic:blipFill>
                  <pic:spPr bwMode="auto">
                    <a:xfrm>
                      <a:off x="0" y="0"/>
                      <a:ext cx="5760720" cy="5036185"/>
                    </a:xfrm>
                    <a:prstGeom prst="rect">
                      <a:avLst/>
                    </a:prstGeom>
                  </pic:spPr>
                </pic:pic>
              </a:graphicData>
            </a:graphic>
          </wp:inline>
        </w:drawing>
      </w:r>
      <w:r>
        <w:rPr>
          <w:lang w:val="en-US"/>
        </w:rPr>
        <w:t xml:space="preserve"> </w:t>
      </w:r>
    </w:p>
    <w:p>
      <w:pPr>
        <w:pStyle w:val="Normal"/>
        <w:spacing w:lineRule="auto" w:line="240" w:before="0" w:after="0"/>
        <w:rPr>
          <w:lang w:val="en-US"/>
        </w:rPr>
      </w:pPr>
      <w:r>
        <w:rPr>
          <w:lang w:val="en-US"/>
        </w:rPr>
        <w:t>Fig.</w:t>
      </w:r>
      <w:commentRangeStart w:id="52"/>
      <w:r>
        <w:rPr/>
        <w:commentReference w:id="51"/>
      </w:r>
      <w:r>
        <w:rPr/>
      </w:r>
      <w:commentRangeEnd w:id="52"/>
      <w:r>
        <w:commentReference w:id="52"/>
      </w:r>
      <w:r>
        <w:rPr>
          <w:highlight w:val="yellow"/>
          <w:lang w:val="en-US"/>
        </w:rPr>
        <w:t>9</w:t>
      </w:r>
      <w:r>
        <w:rPr>
          <w:lang w:val="en-US"/>
        </w:rPr>
        <w:t>: Presumed interaction of physical and mental health on neurotransmitter precursor amino acid levels following immune-activation of the peripheral innate immune system by exposure to COVID-19, microglia within the central nervous system are activated, causing an increase in KYN/TRP-ratio and QUIN due to IDO-1 activity alongside a rise in glutamate-levels due to glutaminase activity. The synergistic effect of the NMDA-R agonists QUIN and glutamate cause neuroexcitatation and neurotoxicity in pathologically raised levels that lead to symptoms of depression and anxiety. TNF-α = Tumor Necrosis Factor – alpha; TRP = Tryptophan; IDO-1 = indoleamine 2,3-dioxygenase-1; TRYCATs = Tryptophan catabolites; KYN/TRP-ratio: Kynurenine/Tryptophan-ratio; QUIN = Quinolonic acid</w:t>
      </w:r>
    </w:p>
    <w:p>
      <w:pPr>
        <w:pStyle w:val="TextBody"/>
        <w:rPr>
          <w:lang w:val="en-GB"/>
        </w:rPr>
      </w:pPr>
      <w:r>
        <w:rPr>
          <w:lang w:val="en-GB"/>
        </w:rPr>
      </w:r>
    </w:p>
    <w:p>
      <w:pPr>
        <w:pStyle w:val="Normal"/>
        <w:rPr>
          <w:lang w:val="en-US"/>
        </w:rPr>
      </w:pPr>
      <w:r>
        <w:rPr>
          <w:lang w:val="en-US"/>
        </w:rPr>
      </w:r>
    </w:p>
    <w:p>
      <w:pPr>
        <w:pStyle w:val="Normal"/>
        <w:rPr>
          <w:lang w:val="en-US"/>
        </w:rPr>
      </w:pPr>
      <w:r>
        <w:rPr>
          <w:lang w:val="en-US"/>
        </w:rPr>
      </w:r>
      <w:r>
        <w:br w:type="page"/>
      </w:r>
    </w:p>
    <w:p>
      <w:pPr>
        <w:pStyle w:val="Bibliography"/>
        <w:rPr/>
      </w:pPr>
      <w:r>
        <w:rPr/>
        <w:t xml:space="preserve">3. </w:t>
        <w:tab/>
        <w:t xml:space="preserve">Kassambara A. rstatix: Pipe-Friendly Framework for Basic Statistical Tests. (2021) </w:t>
      </w:r>
      <w:hyperlink r:id="rId16">
        <w:r>
          <w:rPr>
            <w:rStyle w:val="InternetLink"/>
          </w:rPr>
          <w:t>https://cran.r-project.org/package=rstatix</w:t>
        </w:r>
      </w:hyperlink>
    </w:p>
    <w:p>
      <w:pPr>
        <w:pStyle w:val="Bibliography"/>
        <w:rPr/>
      </w:pPr>
      <w:r>
        <w:rPr/>
        <w:t xml:space="preserve">4. </w:t>
        <w:tab/>
        <w:t xml:space="preserve">Kassambara A, Mundt F. factoextra: Extract and Visualize the Results of Multivariate Data Analyses. (2020) </w:t>
      </w:r>
      <w:hyperlink r:id="rId17">
        <w:r>
          <w:rPr>
            <w:rStyle w:val="InternetLink"/>
          </w:rPr>
          <w:t>https://cran.r-project.org/web/packages/factoextra/index.html</w:t>
        </w:r>
      </w:hyperlink>
    </w:p>
    <w:p>
      <w:pPr>
        <w:pStyle w:val="Normal"/>
        <w:rPr>
          <w:rFonts w:cs="Calibri" w:cstheme="minorHAnsi"/>
          <w:lang w:val="en-US"/>
        </w:rPr>
      </w:pPr>
      <w:r>
        <w:rPr>
          <w:rFonts w:cs="Calibri" w:cstheme="minorHAnsi"/>
          <w:lang w:val="en-US"/>
        </w:rPr>
      </w:r>
    </w:p>
    <w:p>
      <w:pPr>
        <w:pStyle w:val="Heading1"/>
        <w:rPr>
          <w:lang w:val="en-US"/>
        </w:rPr>
      </w:pPr>
      <w:r>
        <w:rPr>
          <w:lang w:val="en-US"/>
        </w:rPr>
        <w:t>References</w:t>
      </w:r>
    </w:p>
    <w:p>
      <w:pPr>
        <w:pStyle w:val="EndNoteBibliography"/>
        <w:spacing w:before="0" w:after="0"/>
        <w:rPr/>
      </w:pPr>
      <w:r>
        <w:fldChar w:fldCharType="begin"/>
      </w:r>
      <w:r>
        <w:rPr/>
        <w:instrText>ADDIN EN.REFLIST</w:instrText>
      </w:r>
      <w:r>
        <w:rPr/>
      </w:r>
      <w:r>
        <w:rPr/>
        <w:fldChar w:fldCharType="separate"/>
      </w:r>
      <w:r>
        <w:rPr/>
        <w:t>Almulla, A.F., Supasitthumrong, T., Tunvirachaisakul, C., Algon, A.A.A., Al-Hakeim, H.K., Maes, M., 2022. The tryptophan catabolite or kynurenine pathway in COVID-19 and critical COVID-19: a systematic review and meta-analysis. BMC Infectious Diseases 22, 615.</w:t>
      </w:r>
    </w:p>
    <w:p>
      <w:pPr>
        <w:pStyle w:val="EndNoteBibliography"/>
        <w:spacing w:before="0" w:after="0"/>
        <w:rPr/>
      </w:pPr>
      <w:r>
        <w:rPr/>
        <w:t>Benjamini, Y., Hochberg, Y., 1995. Controlling the False Discovery Rate: A Practical and Powerful Approach to Multiple Testing. Journal of the Royal Statistical Society: Series B (Methodological) 57, 289-300.</w:t>
      </w:r>
    </w:p>
    <w:p>
      <w:pPr>
        <w:pStyle w:val="EndNoteBibliography"/>
        <w:spacing w:before="0" w:after="0"/>
        <w:rPr/>
      </w:pPr>
      <w:r>
        <w:rPr/>
        <w:t>Bizjak, D.A., Stangl, M., Börner, N., Bösch, F., Durner, J., Drunin, G., Buhl, J.L., Abendroth, D., 2022. Kynurenine serves as useful biomarker in acute, Long- and Post-COVID-19 diagnostics. Front Immunol 13, 1004545.</w:t>
      </w:r>
    </w:p>
    <w:p>
      <w:pPr>
        <w:pStyle w:val="EndNoteBibliography"/>
        <w:spacing w:before="0" w:after="0"/>
        <w:rPr/>
      </w:pPr>
      <w:r>
        <w:rPr/>
        <w:t>Bjelland, I., Dahl, A.A., Haug, T.T., Neckelmann, D., 2002. The validity of the Hospital Anxiety and Depression Scale. An updated literature review. J Psychosom Res 52, 69-77.</w:t>
      </w:r>
    </w:p>
    <w:p>
      <w:pPr>
        <w:pStyle w:val="EndNoteBibliography"/>
        <w:spacing w:before="0" w:after="0"/>
        <w:rPr/>
      </w:pPr>
      <w:r>
        <w:rPr/>
        <w:t>Bower, J.E., Radin, A., Kuhlman, K.R., 2022. Psychoneuroimmunology in the time of COVID-19: Why neuro-immune interactions matter for mental and physical health. Behav Res Ther 154, 104104.</w:t>
      </w:r>
    </w:p>
    <w:p>
      <w:pPr>
        <w:pStyle w:val="EndNoteBibliography"/>
        <w:spacing w:before="0" w:after="0"/>
        <w:rPr/>
      </w:pPr>
      <w:r>
        <w:rPr/>
        <w:t>Capuron, L., Schroecksnadel, S., Feart, C., Aubert, A., Higueret, D., Barberger-Gateau, P., Laye, S., Fuchs, D., 2011. Chronic low-grade inflammation in elderly persons is associated with altered tryptophan and tyrosine metabolism: role in neuropsychiatric symptoms. Biol Psychiatry 70, 175-182.</w:t>
      </w:r>
    </w:p>
    <w:p>
      <w:pPr>
        <w:pStyle w:val="EndNoteBibliography"/>
        <w:spacing w:before="0" w:after="0"/>
        <w:rPr/>
      </w:pPr>
      <w:r>
        <w:rPr/>
        <w:t>Casimir, G.J., Duchateau, J., 2011. Gender differences in inflammatory processes could explain poorer prognosis for males. J Clin Microbiol 49, 478; author reply 478-479.</w:t>
      </w:r>
    </w:p>
    <w:p>
      <w:pPr>
        <w:pStyle w:val="EndNoteBibliography"/>
        <w:spacing w:before="0" w:after="0"/>
        <w:rPr/>
      </w:pPr>
      <w:r>
        <w:rPr/>
        <w:t>Dantzer, R., 2005. Somatization: A psychoneuroimmune perspective. Psychoneuroendocrinology 30, 947-952.</w:t>
      </w:r>
    </w:p>
    <w:p>
      <w:pPr>
        <w:pStyle w:val="EndNoteBibliography"/>
        <w:spacing w:before="0" w:after="0"/>
        <w:rPr/>
      </w:pPr>
      <w:r>
        <w:rPr/>
        <w:t>Dantzer, R., O'Connor, J.C., Freund, G.G., Johnson, R.W., Kelley, K.W., 2008. From inflammation to sickness and depression: when the immune system subjugates the brain. Nature Reviews Neuroscience 9, 46-56.</w:t>
      </w:r>
    </w:p>
    <w:p>
      <w:pPr>
        <w:pStyle w:val="EndNoteBibliography"/>
        <w:spacing w:before="0" w:after="0"/>
        <w:rPr/>
      </w:pPr>
      <w:r>
        <w:rPr/>
        <w:t>Deisenhammer, F., Bauer, A., Kavelar, C., Rudzki, D., Rössler, A., Kimpel, J., Borena, W., Reindl, M., 2021. 12-month SARS-CoV-2 antibody persistency in a Tyrolean COVID-19 cohort. Wien Klin Wochenschr 133, 1265-1271.</w:t>
      </w:r>
    </w:p>
    <w:p>
      <w:pPr>
        <w:pStyle w:val="EndNoteBibliography"/>
        <w:spacing w:before="0" w:after="0"/>
        <w:rPr/>
      </w:pPr>
      <w:r>
        <w:rPr/>
        <w:t>Dewulf, J.P., Martin, M., Marie, S., Oguz, F., Belkhir, L., De Greef, J., Yombi, J.C., Wittebole, X., Laterre, P.-F., Jadoul, M., Gatto, L., Bommer, G.T., Morelle, J., 2022. Urine metabolomics links dysregulation of the tryptophan-kynurenine pathway to inflammation and severity of COVID-19. Scientific Reports 12, 9959.</w:t>
      </w:r>
    </w:p>
    <w:p>
      <w:pPr>
        <w:pStyle w:val="EndNoteBibliography"/>
        <w:spacing w:before="0" w:after="0"/>
        <w:rPr/>
      </w:pPr>
      <w:r>
        <w:rPr/>
        <w:t>Eroğlu, İ., Eroğlu, B., Güven, G.S., 2021. Altered tryptophan absorption and metabolism could underlie long-term symptoms in survivors of coronavirus disease 2019 (COVID-19). Nutrition 90, 111308.</w:t>
      </w:r>
    </w:p>
    <w:p>
      <w:pPr>
        <w:pStyle w:val="EndNoteBibliography"/>
        <w:spacing w:before="0" w:after="0"/>
        <w:rPr/>
      </w:pPr>
      <w:r>
        <w:rPr/>
        <w:t>Giustarini, D., Dalle-Donne, I., Colombo, R., Milzani, A., Rossi, R., 2004. Adaptation of the Griess reaction for detection of nitrite in human plasma. Free Radic Res 38, 1235-1240.</w:t>
      </w:r>
    </w:p>
    <w:p>
      <w:pPr>
        <w:pStyle w:val="EndNoteBibliography"/>
        <w:spacing w:before="0" w:after="0"/>
        <w:rPr/>
      </w:pPr>
      <w:r>
        <w:rPr/>
        <w:t>Hamilton, O.S., Cadar, D., Steptoe, A., 2021. Systemic inflammation and emotional responses during the COVID-19 pandemic. Transl Psychiatry 11, 626.</w:t>
      </w:r>
    </w:p>
    <w:p>
      <w:pPr>
        <w:pStyle w:val="EndNoteBibliography"/>
        <w:spacing w:before="0" w:after="0"/>
        <w:rPr/>
      </w:pPr>
      <w:r>
        <w:rPr/>
        <w:t>Hüfner, K., Fuchs, D., Blauth, M., Sperner-Unterweger, B., 2019. How acute and chronic physical disease may influence mental health - An Analysis of neurotransmitter precursor amino acid levels. Psychoneuroendocrinology 106, 95-101.</w:t>
      </w:r>
    </w:p>
    <w:p>
      <w:pPr>
        <w:pStyle w:val="EndNoteBibliography"/>
        <w:spacing w:before="0" w:after="0"/>
        <w:rPr/>
      </w:pPr>
      <w:r>
        <w:rPr/>
        <w:t>Hüfner, K., Oberguggenberger, A., Kohl, C., Geisler, S., Gamper, E., Meraner, V., Egeter, J., Hubalek, M., Beer, B., Fuchs, D., Sperner-Unterweger, B., 2015. Levels in neurotransmitter precursor amino acids correlate with mental health in patients with breast cancer. Psychoneuroendocrinology 60, 28-38.</w:t>
      </w:r>
    </w:p>
    <w:p>
      <w:pPr>
        <w:pStyle w:val="EndNoteBibliography"/>
        <w:spacing w:before="0" w:after="0"/>
        <w:rPr/>
      </w:pPr>
      <w:r>
        <w:rPr/>
        <w:t>Hüfner, K., Tymoszuk, P., Sahanic, S., Luger, A., Boehm, A., Pizzini, A., Schwabl, C., Koppelstätter, S., Kurz, K., Asshoff, M., Mosheimer-Feistritzer, B., Pfeifer, B., Rass, V., Schroll, A., Iglseder, S., Egger, A., Wöll, E., Weiss, G., Helbok, R., Widmann, G., Sonnweber, T., Tancevski, I., Sperner-Unterweger, B., Löffler-Ragg, J., 2022. Persistent somatic symptoms are key to individual illness perception at one year after COVID-19. medRxiv, 2022.2009.2005.22279602.</w:t>
      </w:r>
    </w:p>
    <w:p>
      <w:pPr>
        <w:pStyle w:val="EndNoteBibliography"/>
        <w:spacing w:before="0" w:after="0"/>
        <w:rPr/>
      </w:pPr>
      <w:r>
        <w:rPr/>
        <w:t>Klein, S.L., Flanagan, K.L., 2016. Sex differences in immune responses. Nature Reviews Immunology 16, 626-638.</w:t>
      </w:r>
    </w:p>
    <w:p>
      <w:pPr>
        <w:pStyle w:val="EndNoteBibliography"/>
        <w:spacing w:before="0" w:after="0"/>
        <w:rPr/>
      </w:pPr>
      <w:r>
        <w:rPr/>
        <w:t>Maes, M., Rief, W., 2012. Diagnostic classifications in depression and somatization should include biomarkers, such as disorders in the tryptophan catabolite (TRYCAT) pathway. Psychiatry Res 196, 243-249.</w:t>
      </w:r>
    </w:p>
    <w:p>
      <w:pPr>
        <w:pStyle w:val="EndNoteBibliography"/>
        <w:spacing w:before="0" w:after="0"/>
        <w:rPr/>
      </w:pPr>
      <w:r>
        <w:rPr/>
        <w:t>Matta, J., Wiernik, E., Robineau, O., Carrat, F., Touvier, M., Severi, G., de Lamballerie, X., Blanché, H., Deleuze, J.-F., Gouraud, C., Hoertel, N., Ranque, B., Goldberg, M., Zins, M., Lemogne, C., Santé, P., Relations et Inégalités Sociales en Population Générale Pendant la Crise COVID-19–Sérologie Study Group, 2022. Association of Self-reported COVID-19 Infection and SARS-CoV-2 Serology Test Results With Persistent Physical Symptoms Among French Adults During the COVID-19 Pandemic. JAMA Internal Medicine 182, 19-25.</w:t>
      </w:r>
    </w:p>
    <w:p>
      <w:pPr>
        <w:pStyle w:val="EndNoteBibliography"/>
        <w:spacing w:before="0" w:after="0"/>
        <w:rPr/>
      </w:pPr>
      <w:r>
        <w:rPr/>
        <w:t>Miller, A.H., Raison, C.L., 2016. The role of inflammation in depression: from evolutionary imperative to modern treatment target. Nature Reviews Immunology 16, 22-34.</w:t>
      </w:r>
    </w:p>
    <w:p>
      <w:pPr>
        <w:pStyle w:val="EndNoteBibliography"/>
        <w:spacing w:before="0" w:after="0"/>
        <w:rPr/>
      </w:pPr>
      <w:r>
        <w:rPr/>
        <w:t>Najjar, S., Najjar, A., Chong, D.J., Pramanik, B.K., Kirsch, C., Kuzniecky, R.I., Pacia, S.V., Azhar, S., 2020. Central nervous system complications associated with SARS-CoV-2 infection: integrative concepts of pathophysiology and case reports. J Neuroinflammation 17, 231.</w:t>
      </w:r>
    </w:p>
    <w:p>
      <w:pPr>
        <w:pStyle w:val="EndNoteBibliography"/>
        <w:spacing w:before="0" w:after="0"/>
        <w:rPr/>
      </w:pPr>
      <w:r>
        <w:rPr/>
        <w:t>Neurauter, G., Schrocksnadel, K., Scholl-Burgi, S., Sperner-Unterweger, B., Schubert, C., Ledochowski, M., Fuchs, D., 2008. Chronic immune stimulation correlates with reduced phenylalanine turnover. Curr Drug Metab 9, 622-627.</w:t>
      </w:r>
    </w:p>
    <w:p>
      <w:pPr>
        <w:pStyle w:val="EndNoteBibliography"/>
        <w:spacing w:before="0" w:after="0"/>
        <w:rPr/>
      </w:pPr>
      <w:r>
        <w:rPr/>
        <w:t>Schwarcz, R., Bruno, J.P., Muchowski, P.J., Wu, H.Q., 2012. Kynurenines in the mammalian brain: when physiology meets pathology. Nat Rev Neurosci 13, 465-477.</w:t>
      </w:r>
    </w:p>
    <w:p>
      <w:pPr>
        <w:pStyle w:val="EndNoteBibliography"/>
        <w:spacing w:before="0" w:after="0"/>
        <w:rPr/>
      </w:pPr>
      <w:r>
        <w:rPr/>
        <w:t>Song, P., Li, W., Xie, J., Hou, Y., You, C., 2020. Cytokine storm induced by SARS-CoV-2. Clin Chim Acta 509, 280-287.</w:t>
      </w:r>
    </w:p>
    <w:p>
      <w:pPr>
        <w:pStyle w:val="EndNoteBibliography"/>
        <w:spacing w:before="0" w:after="0"/>
        <w:rPr/>
      </w:pPr>
      <w:r>
        <w:rPr/>
        <w:t>Sonnweber, T., Tymoszuk, P., Sahanic, S., Boehm, A., Pizzini, A., Luger, A., Schwabl, C., Nairz, M., Grubwieser, P., Kurz, K., Koppelstätter, S., Aichner, M., Puchner, B., Egger, A., Hoermann, G., Wöll, E., Weiss, G., Widmann, G., Tancevski, I., Löffler-Ragg, J., 2022. Investigating phenotypes of pulmonary COVID-19 recovery: A longitudinal observational prospective multicenter trial. Elife 11.</w:t>
      </w:r>
    </w:p>
    <w:p>
      <w:pPr>
        <w:pStyle w:val="EndNoteBibliography"/>
        <w:spacing w:before="0" w:after="0"/>
        <w:rPr/>
      </w:pPr>
      <w:r>
        <w:rPr/>
        <w:t>Sperner-Unterweger, B., Kohl, C., Fuchs, D., 2014. Immune changes and neurotransmitters: Possible interactions in depression? Progress in Neuro-Psychopharmacology and Biological Psychiatry 48, 268-276.</w:t>
      </w:r>
    </w:p>
    <w:p>
      <w:pPr>
        <w:pStyle w:val="EndNoteBibliography"/>
        <w:spacing w:before="0" w:after="0"/>
        <w:rPr/>
      </w:pPr>
      <w:r>
        <w:rPr/>
        <w:t>Staudt, A., Jörres, R.A., Hinterberger, T., Lehnen, N., Loew, T., Budweiser, S., 2022. Associations of Post-Acute COVID syndrome with physiological and clinical measures 10 months after hospitalization in patients of the first wave. European Journal of Internal Medicine 95, 50-60.</w:t>
      </w:r>
    </w:p>
    <w:p>
      <w:pPr>
        <w:pStyle w:val="EndNoteBibliography"/>
        <w:spacing w:before="0" w:after="0"/>
        <w:rPr/>
      </w:pPr>
      <w:r>
        <w:rPr/>
        <w:t>Steiner, J., Walter, M., Gos, T., Guillemin, G.J., Bernstein, H.G., Sarnyai, Z., Mawrin, C., Brisch, R., Bielau, H., Meyer zu Schwabedissen, L., Bogerts, B., Myint, A.M., 2011. Severe depression is associated with increased microglial quinolinic acid in subregions of the anterior cingulate gyrus: evidence for an immune-modulated glutamatergic neurotransmission? J Neuroinflammation 8, 94.</w:t>
      </w:r>
    </w:p>
    <w:p>
      <w:pPr>
        <w:pStyle w:val="EndNoteBibliography"/>
        <w:spacing w:before="0" w:after="0"/>
        <w:rPr/>
      </w:pPr>
      <w:r>
        <w:rP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881-895.e820.</w:t>
      </w:r>
    </w:p>
    <w:p>
      <w:pPr>
        <w:pStyle w:val="EndNoteBibliography"/>
        <w:rPr/>
      </w:pPr>
      <w:r>
        <w:rPr/>
        <w:t>Widner, B., Werner, E.R., Schennach, H., Wachter, H., Fuchs, D., 1997. Simultaneous measurement of serum tryptophan and kynurenine by HPLC. Clin Chem 43, 2424-2426.</w:t>
      </w:r>
    </w:p>
    <w:p>
      <w:pPr>
        <w:pStyle w:val="Normal"/>
        <w:spacing w:before="0" w:after="160"/>
        <w:rPr>
          <w:rFonts w:cs="Calibri" w:cstheme="minorHAnsi"/>
          <w:lang w:val="en-GB"/>
        </w:rPr>
      </w:pPr>
      <w:r>
        <w:rPr/>
      </w:r>
      <w:r>
        <w:rPr/>
        <w:fldChar w:fldCharType="end"/>
      </w:r>
    </w:p>
    <w:sectPr>
      <w:headerReference w:type="default" r:id="rId18"/>
      <w:type w:val="nextPage"/>
      <w:pgSz w:w="11906" w:h="16838"/>
      <w:pgMar w:left="1417" w:right="1417" w:header="708" w:top="1417" w:footer="0" w:bottom="1134" w:gutter="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ÜFNER Katharina,Assoz. Prof. Priv.Doz. Dr." w:date="2022-11-28T10:38:00Z" w:initials="HKPPD">
    <w:p>
      <w:r>
        <w:rPr>
          <w:rFonts w:ascii="Liberation Serif" w:hAnsi="Liberation Serif" w:eastAsia="Segoe UI" w:cs="Tahoma"/>
          <w:sz w:val="24"/>
          <w:szCs w:val="24"/>
          <w:lang w:val="en-US" w:eastAsia="en-US" w:bidi="en-US"/>
        </w:rPr>
        <w:t>Autorenliste müssen wir nochmals diskutieren wenn klar ist wer zur endversion was beigesteuert hat</w:t>
      </w:r>
    </w:p>
  </w:comment>
  <w:comment w:id="1" w:author="Unknown Author" w:date="2022-12-02T22:45:14Z" w:initials="">
    <w:p>
      <w:r>
        <w:rPr>
          <w:rFonts w:ascii="Calibri" w:hAnsi="Calibri" w:eastAsia="Calibri"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(11/28/2022, 10:38): "..."</w:t>
      </w:r>
    </w:p>
    <w:p>
      <w:r>
        <w:rPr>
          <w:rFonts w:ascii="Liberation Serif" w:hAnsi="Liberation Serif" w:eastAsia="Segoe UI" w:cs="Tahoma"/>
          <w:sz w:val="20"/>
          <w:szCs w:val="24"/>
          <w:lang w:val="en-US" w:eastAsia="en-US" w:bidi="ar-SA"/>
        </w:rPr>
        <w:t>Für mich komplett OK:)</w:t>
      </w:r>
    </w:p>
  </w:comment>
  <w:comment w:id="2" w:author="Katharina Huefner" w:date="2022-11-25T13:43:00Z" w:initials="KH">
    <w:p>
      <w:r>
        <w:rPr>
          <w:rFonts w:ascii="Liberation Serif" w:hAnsi="Liberation Serif" w:eastAsia="Segoe UI" w:cs="Tahoma"/>
          <w:sz w:val="24"/>
          <w:szCs w:val="24"/>
          <w:lang w:val="en-US" w:eastAsia="en-US" w:bidi="en-US"/>
        </w:rPr>
        <w:t>Piotr: ich möchte den Ausdruck persistent somatic smyptoms behalten weil  ja angst/Depr auch zu post COVID condition gehören</w:t>
      </w:r>
    </w:p>
    <w:p>
      <w:r>
        <w:rPr>
          <w:rFonts w:ascii="Liberation Serif" w:hAnsi="Liberation Serif" w:eastAsia="Segoe UI" w:cs="Tahoma"/>
          <w:sz w:val="24"/>
          <w:szCs w:val="24"/>
          <w:lang w:val="en-US" w:eastAsia="en-US" w:bidi="en-US"/>
        </w:rPr>
      </w:r>
    </w:p>
  </w:comment>
  <w:comment w:id="3" w:author="Unknown Author" w:date="2022-12-02T22:46:02Z" w:initials="">
    <w:p>
      <w:r>
        <w:rPr>
          <w:rFonts w:ascii="Calibri" w:hAnsi="Calibri" w:eastAsia="Calibri"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Katharina Huefner (11/25/2022, 13:43): "..."</w:t>
      </w:r>
    </w:p>
    <w:p>
      <w:r>
        <w:rPr>
          <w:rFonts w:ascii="Liberation Serif" w:hAnsi="Liberation Serif" w:eastAsia="Segoe UI" w:cs="Tahoma"/>
          <w:sz w:val="20"/>
          <w:szCs w:val="24"/>
          <w:lang w:val="en-US" w:eastAsia="en-US" w:bidi="ar-SA"/>
        </w:rPr>
        <w:t>Ja, so habe ich mir auch gedacht, wir lassen also den Begriff PSS drin</w:t>
      </w:r>
    </w:p>
  </w:comment>
  <w:comment w:id="4" w:author="Unknown Author" w:date="2022-12-02T22:50:54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KYN/TRP ist kein Marker von serotonin synthesis pathway – eigentlich umgekehrt: mehr KYN/TRP bedeutet weniger serotonin. Wie wäre es mit diesem Satz:</w:t>
      </w:r>
    </w:p>
    <w:p>
      <w:r>
        <w:rPr>
          <w:rFonts w:ascii="Liberation Serif" w:hAnsi="Liberation Serif" w:eastAsia="Segoe UI" w:cs="Tahoma"/>
          <w:sz w:val="24"/>
          <w:szCs w:val="24"/>
          <w:lang w:val="en-US" w:eastAsia="en-US" w:bidi="en-US"/>
        </w:rPr>
      </w:r>
    </w:p>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as a marker of lowered sytemic serotonin availability</w:t>
      </w:r>
    </w:p>
    <w:p>
      <w:r>
        <w:rPr>
          <w:rFonts w:ascii="Liberation Serif" w:hAnsi="Liberation Serif" w:eastAsia="Segoe UI" w:cs="Tahoma"/>
          <w:sz w:val="24"/>
          <w:szCs w:val="24"/>
          <w:lang w:val="en-US" w:eastAsia="en-US" w:bidi="en-US"/>
        </w:rPr>
      </w:r>
    </w:p>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Oder:</w:t>
      </w:r>
    </w:p>
    <w:p>
      <w:r>
        <w:rPr>
          <w:rFonts w:ascii="Liberation Serif" w:hAnsi="Liberation Serif" w:eastAsia="Segoe UI" w:cs="Tahoma"/>
          <w:sz w:val="24"/>
          <w:szCs w:val="24"/>
          <w:lang w:val="en-US" w:eastAsia="en-US" w:bidi="en-US"/>
        </w:rPr>
      </w:r>
    </w:p>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as a marker of serotonin synthesis suppression</w:t>
      </w:r>
    </w:p>
  </w:comment>
  <w:comment w:id="5" w:author="Unknown Author" w:date="2022-12-02T22:54:29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serotonin precursor  tryptophan and with indcreased tryptophan catabolism via kynurenin pathway.</w:t>
      </w:r>
    </w:p>
    <w:p>
      <w:r>
        <w:rPr>
          <w:rFonts w:ascii="Liberation Serif" w:hAnsi="Liberation Serif" w:eastAsia="Segoe UI" w:cs="Tahoma"/>
          <w:sz w:val="24"/>
          <w:szCs w:val="24"/>
          <w:lang w:val="en-US" w:eastAsia="en-US" w:bidi="en-US"/>
        </w:rPr>
      </w:r>
    </w:p>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Oder so was Ähnliches, ich würde nicht zwingend den Begriff TRYCATS bereits im Abstrakt verwenden (man müsste dann erklären, was das ist)</w:t>
      </w:r>
    </w:p>
  </w:comment>
  <w:comment w:id="6" w:author="Unknown Author" w:date="2022-12-02T23:49:52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Ich würde vorschlagen, konsequent ‚TRYCATS pathway‘ zu schreiben. ‚Serotonin pathway‘ ist verwirrend, weil in diesem Prozess kein Serotonin vorkommt </w:t>
      </w:r>
    </w:p>
  </w:comment>
  <w:comment w:id="7" w:author="HÜFNER Katharina,Assoz. Prof. Priv.Doz. Dr." w:date="2022-11-28T10:51:00Z" w:initials="HKPPD">
    <w:p>
      <w:r>
        <w:rPr>
          <w:rFonts w:ascii="Liberation Serif" w:hAnsi="Liberation Serif" w:eastAsia="Segoe UI" w:cs="Tahoma"/>
          <w:sz w:val="24"/>
          <w:szCs w:val="24"/>
          <w:lang w:val="en-US" w:eastAsia="en-US" w:bidi="en-US"/>
        </w:rPr>
        <w:t>Piotr: Ich habe alles was du angemerkt hast hier soweit umgesetzt, Antwort zu Deiner Frage Piotr: Da es sehr früh in der Pandemie war haben AK ELISA und PCR Testergebnisse fast 100%  übereingestimmt. Also PCR + und persistierende Symtpome ist PSS+</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t>Offizielle post COVID definition ist schwierig: unser einschluss war keine aktive infektion, also mind.14 Tage nach positiver PCR.</w:t>
      </w:r>
    </w:p>
    <w:p>
      <w:r>
        <w:rPr>
          <w:rFonts w:ascii="Liberation Serif" w:hAnsi="Liberation Serif" w:eastAsia="Segoe UI" w:cs="Tahoma"/>
          <w:sz w:val="24"/>
          <w:szCs w:val="24"/>
          <w:lang w:val="en-US" w:eastAsia="en-US" w:bidi="en-US"/>
        </w:rPr>
      </w:r>
    </w:p>
  </w:comment>
  <w:comment w:id="8" w:author="HÜFNER Katharina,Assoz. Prof. Priv.Doz. Dr." w:date="2022-11-28T10:56:00Z" w:initials="HKPPD">
    <w:p>
      <w:r>
        <w:rPr>
          <w:rFonts w:ascii="Liberation Serif" w:hAnsi="Liberation Serif" w:eastAsia="Segoe UI" w:cs="Tahoma"/>
          <w:sz w:val="24"/>
          <w:szCs w:val="24"/>
          <w:lang w:val="en-US" w:eastAsia="en-US" w:bidi="en-US"/>
        </w:rPr>
        <w:t xml:space="preserve">Sophia, 1 und 6 Tage kommt einmal in der Matrix vor, nach PCR kann es nicht sein dass wir personen einschlossen haben, kannst du nochmals nachprüfen, war wahrschelinich1-6 </w:t>
      </w:r>
    </w:p>
    <w:p>
      <w:r>
        <w:rPr>
          <w:rFonts w:ascii="Liberation Serif" w:hAnsi="Liberation Serif" w:eastAsia="Segoe UI" w:cs="Tahoma"/>
          <w:sz w:val="24"/>
          <w:szCs w:val="24"/>
          <w:lang w:val="en-US" w:eastAsia="en-US" w:bidi="en-US"/>
        </w:rPr>
        <w:t>Tage  nach ende der Quarantäne oder ein übertragungsfehler. Wir haben Personen mit aktiver Infektion nämlich nicht eingeschlossen und am Anfang war die Quarantäen 14 Tage minimum.</w:t>
      </w:r>
    </w:p>
  </w:comment>
  <w:comment w:id="9" w:author="Katharina Huefner" w:date="2022-11-25T14:14:00Z" w:initials="KH">
    <w:p>
      <w:r>
        <w:rPr>
          <w:rFonts w:ascii="Liberation Serif" w:hAnsi="Liberation Serif" w:eastAsia="Segoe UI" w:cs="Tahoma"/>
          <w:sz w:val="24"/>
          <w:szCs w:val="24"/>
          <w:lang w:val="en-US" w:eastAsia="en-US" w:bidi="en-US"/>
        </w:rPr>
        <w:t>Sophia, ich glaub eine Person hatte ELISA pos und keinen PCR oder? Was haben wir mit der gemacht?</w:t>
      </w:r>
    </w:p>
  </w:comment>
  <w:comment w:id="10" w:author="Unknown Author" w:date="2022-12-03T00:16:35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Perfekt, danke!</w:t>
      </w:r>
    </w:p>
  </w:comment>
  <w:comment w:id="11" w:author="Katharina Huefner" w:date="2022-11-25T14:40:00Z" w:initials="KH">
    <w:p>
      <w:r>
        <w:rPr>
          <w:rFonts w:ascii="Liberation Serif" w:hAnsi="Liberation Serif" w:eastAsia="Segoe UI" w:cs="Tahoma"/>
          <w:sz w:val="24"/>
          <w:szCs w:val="24"/>
          <w:lang w:val="en-US" w:eastAsia="en-US" w:bidi="en-US"/>
        </w:rPr>
        <w:t>Ich kann euch die sample size calculation zeigen oder wir lassen es raus, ich kann das nicht beurteilen was sinnvoll ist hier.</w:t>
      </w:r>
    </w:p>
  </w:comment>
  <w:comment w:id="12" w:author="Katharina Huefner" w:date="2022-10-20T09:54:00Z" w:initials="KH">
    <w:p>
      <w:r>
        <w:rPr>
          <w:rFonts w:ascii="Liberation Serif" w:hAnsi="Liberation Serif" w:eastAsia="Segoe UI" w:cs="Tahoma"/>
          <w:sz w:val="24"/>
          <w:szCs w:val="24"/>
          <w:lang w:val="de-AT" w:eastAsia="en-US" w:bidi="en-US"/>
        </w:rPr>
        <w:t>Lieber Johannes, diese sample size haben wir aber für 2 Zeitpunkte berechenet, wir haben aber nur einen jetzt gemacht, da es ja keine Förderung gab. Wie meinst Du damit jetzt umgehen. Der Wert stimmt ja so sicher nicht mehr…...Danke</w:t>
      </w:r>
    </w:p>
  </w:comment>
  <w:comment w:id="14" w:author="Unknown Author" w:date="2022-11-02T09:39:00Z" w:initials="">
    <w:p>
      <w:r>
        <w:rPr>
          <w:rFonts w:ascii="Calibri" w:hAnsi="Calibri" w:eastAsia="Calibri" w:cs="Tahoma"/>
          <w:i/>
          <w:sz w:val="16"/>
          <w:szCs w:val="24"/>
          <w:lang w:val="en-US" w:eastAsia="en-US" w:bidi="en-US"/>
        </w:rPr>
        <w:t>Reply to Katharina Huefner (10/20/2022, 09:54): "..."</w:t>
      </w:r>
    </w:p>
    <w:p>
      <w:r>
        <w:rPr>
          <w:rFonts w:ascii="Liberation Serif" w:hAnsi="Liberation Serif" w:eastAsia="Segoe UI" w:cs="Tahoma"/>
          <w:sz w:val="20"/>
          <w:szCs w:val="24"/>
          <w:lang w:val="en-US" w:eastAsia="en-US" w:bidi="en-US"/>
        </w:rPr>
        <w:t>Wenn man schon die Berechnung der Sample Size angibt, bitte noch die folgenden Informationen liefern:</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1) Was war die Dependent Variable (KYN/TRP? PHE/TYR?)</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2) Was waren die Independent Varaiblen (PSY Co-Morbidity? persistente Symptome?)</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3) Wie ist man auf die Effect Size (fold-regulation? Cohen’s d?) und die SD gekommen? Vorstudien? Publikationen? Oder man hat angenommen, der Unterschied zwischen Grupen lt. Independent variable sollte zumindest medium effect size sein?</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4) Wie waren die Annahmen zum alpha und beta error?</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Weil such inzwischen der Design geändert hat, wäre es vielleicht geschickter zu schreiben, dass die N Zahl sich durch die Verfügbarkeit von Teilnehmern ergeben hat (Anzahl von getesteten und PSY Patienten)?</w:t>
      </w:r>
    </w:p>
  </w:comment>
  <w:comment w:id="13" w:author="HÜFNER Katharina,Assoz. Prof. Priv.Doz. Dr." w:date="2022-11-28T11:15:00Z" w:initials="HKPPD">
    <w:p>
      <w:r>
        <w:rPr>
          <w:rFonts w:ascii="Liberation Serif" w:hAnsi="Liberation Serif" w:eastAsia="Segoe UI" w:cs="Tahoma"/>
          <w:sz w:val="24"/>
          <w:szCs w:val="24"/>
          <w:lang w:val="en-US" w:eastAsia="en-US" w:bidi="en-US"/>
        </w:rPr>
        <w:t xml:space="preserve">Piotr. Ich hab dir ein Dokument mit sample size calculations angehängt. Die sample size in der aktuellen studie ist (Aufgrund der nicht erhaltenen förderung) durch die verfügbarkeit von personalressourcen zustande gekommen…kein sehr gutes argument fürchte ich! </w:t>
      </w:r>
    </w:p>
    <w:p>
      <w:r>
        <w:rPr>
          <w:rFonts w:ascii="Liberation Serif" w:hAnsi="Liberation Serif" w:eastAsia="Segoe UI" w:cs="Tahoma"/>
          <w:sz w:val="24"/>
          <w:szCs w:val="24"/>
          <w:lang w:val="en-US" w:eastAsia="en-US" w:bidi="en-US"/>
        </w:rPr>
        <w:t>Persistent somatic symtpoms waren damals kein outcome weil wir das noch nicht auf dem Schirm hatten haben wir nur „zufällig“ abgefragt</w:t>
      </w:r>
    </w:p>
  </w:comment>
  <w:comment w:id="15" w:author="Unknown Author" w:date="2022-12-03T00:18:00Z" w:initials="">
    <w:p>
      <w:r>
        <w:rPr>
          <w:rFonts w:ascii="Calibri" w:hAnsi="Calibri" w:eastAsia="Calibri"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(11/28/2022, 11:15): "..."</w:t>
      </w:r>
    </w:p>
    <w:p>
      <w:r>
        <w:rPr>
          <w:rFonts w:ascii="Liberation Serif" w:hAnsi="Liberation Serif" w:eastAsia="Segoe UI" w:cs="Tahoma"/>
          <w:sz w:val="20"/>
          <w:szCs w:val="24"/>
          <w:lang w:val="en-US" w:eastAsia="en-US" w:bidi="ar-SA"/>
        </w:rPr>
        <w:t>Wie im Mail geschrieben, ich wäre dafür, die Sample Size Berechnung vorerst nicht zu zeigen.</w:t>
      </w:r>
    </w:p>
  </w:comment>
  <w:comment w:id="16" w:author="Unknown Author" w:date="2022-12-03T10:25:26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Es wäre gut zu definieren (somatic: …., mental symptoms: …) was die somatische Beschwerden waren. Oder einfach nur die somatischen auflisten, weil wir die Depression und Angst mit HADS messen und zwar viel objektiver als mit der ja/nein Checkliste</w:t>
      </w:r>
    </w:p>
  </w:comment>
  <w:comment w:id="17" w:author="Unknown Author" w:date="2022-12-03T11:12:45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Da würde ich die genaue Definition der PSS angeben</w:t>
      </w:r>
    </w:p>
  </w:comment>
  <w:comment w:id="18" w:author="HÜFNER Katharina,Assoz. Prof. Priv.Doz. Dr." w:date="2022-11-28T11:24:00Z" w:initials="HKPPD">
    <w:p>
      <w:r>
        <w:rPr>
          <w:rFonts w:ascii="Liberation Serif" w:hAnsi="Liberation Serif" w:eastAsia="Segoe UI" w:cs="Tahoma"/>
          <w:sz w:val="24"/>
          <w:szCs w:val="24"/>
          <w:lang w:val="en-US" w:eastAsia="en-US" w:bidi="en-US"/>
        </w:rPr>
        <w:t>Mit Labor Anna Kirchmayr zu klären</w:t>
      </w:r>
    </w:p>
  </w:comment>
  <w:comment w:id="19" w:author="Unknown Author" w:date="2022-12-03T11:05:43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Bin ich richtig?</w:t>
      </w:r>
    </w:p>
  </w:comment>
  <w:comment w:id="20" w:author="Katharina Huefner" w:date="2022-10-07T22:11:00Z" w:initials="KH">
    <w:p>
      <w:r>
        <w:rPr>
          <w:rFonts w:ascii="Liberation Serif" w:hAnsi="Liberation Serif" w:eastAsia="Segoe UI" w:cs="Tahoma"/>
          <w:sz w:val="24"/>
          <w:szCs w:val="24"/>
          <w:lang w:val="de-AT" w:eastAsia="en-US" w:bidi="en-US"/>
        </w:rPr>
        <w:t>Sophia, irgendwo müssen wir missing data reporten. Waren wahrscheinlich nicht alle Datensätze komplett?</w:t>
      </w:r>
    </w:p>
  </w:comment>
  <w:comment w:id="21" w:author="Unknown Author" w:date="2022-11-02T10:33:00Z" w:initials="">
    <w:p>
      <w:r>
        <w:rPr>
          <w:rFonts w:ascii="Calibri" w:hAnsi="Calibri" w:eastAsia="Calibri" w:cs="Tahoma"/>
          <w:sz w:val="20"/>
          <w:szCs w:val="24"/>
          <w:lang w:val="en-US" w:eastAsia="en-US" w:bidi="en-US"/>
        </w:rPr>
        <w:t>Mit welchem Test hat man auf die Normalität geschaut. Bzw. Und noch besser: habt Ihr visuell die Abweichungen von Normalität beurteilt – Quantile-Quantile Plots sind ein Mittel der Wahl.</w:t>
      </w:r>
    </w:p>
  </w:comment>
  <w:comment w:id="22" w:author="HÜFNER Katharina,Assoz. Prof. Priv.Doz. Dr." w:date="2022-11-28T09:56:00Z" w:initials="HKPPD">
    <w:p>
      <w:r>
        <w:rPr>
          <w:rFonts w:ascii="Liberation Serif" w:hAnsi="Liberation Serif" w:eastAsia="Segoe UI" w:cs="Tahoma"/>
          <w:sz w:val="24"/>
          <w:szCs w:val="24"/>
          <w:lang w:val="en-US" w:eastAsia="en-US" w:bidi="en-US"/>
        </w:rPr>
        <w:t>Wir haben geplottet und „visual inspection“ gemacht</w:t>
      </w:r>
    </w:p>
  </w:comment>
  <w:comment w:id="23" w:author="Unknown Author" w:date="2022-11-02T10:36:00Z" w:initials="">
    <w:p>
      <w:r>
        <w:rPr>
          <w:rFonts w:ascii="Calibri" w:hAnsi="Calibri" w:eastAsia="Calibri" w:cs="Tahoma"/>
          <w:sz w:val="20"/>
          <w:szCs w:val="24"/>
          <w:lang w:val="en-US" w:eastAsia="en-US" w:bidi="en-US"/>
        </w:rPr>
        <w:t>Wäre auch ganz wichtig bei ANOVA/ANCOVA.</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US" w:eastAsia="en-US" w:bidi="en-US"/>
        </w:rPr>
        <w:t>Ich mache es immer so. Zuerst schaue ich auf die Normalität (Shapiro-Wilk und QQ plots). Passt diese nicht, transformiere ich die Variable (log, sqrt oder inv) und untersuche die Normalität nochmals. Mit der besten Transfoamtion gehe ich dann zur Homogenitäts-Testung mit Levene über. Meistens funktioniert die log Funktion sehr gut, weil sie sowohl die Normalität als auch die Homogenität verbessert:)</w:t>
      </w:r>
    </w:p>
  </w:comment>
  <w:comment w:id="24" w:author="Unknown Author" w:date="2022-11-02T10:41:00Z" w:initials="">
    <w:p>
      <w:r>
        <w:rPr>
          <w:rFonts w:ascii="Calibri" w:hAnsi="Calibri" w:eastAsia="Calibri" w:cs="Tahoma"/>
          <w:sz w:val="20"/>
          <w:szCs w:val="24"/>
          <w:lang w:val="en-US" w:eastAsia="en-US" w:bidi="en-US"/>
        </w:rPr>
        <w:t>Bitte die transformierted Variables auflisten und angeben mit welcher Funktion sie transformiert worden sind.</w:t>
      </w:r>
    </w:p>
  </w:comment>
  <w:comment w:id="25" w:author="Unknown Author" w:date="2022-11-02T10:49:00Z" w:initials="">
    <w:p>
      <w:r>
        <w:rPr>
          <w:rFonts w:ascii="Calibri" w:hAnsi="Calibri" w:eastAsia="Calibri" w:cs="Tahoma"/>
          <w:sz w:val="20"/>
          <w:szCs w:val="24"/>
          <w:lang w:val="en-US" w:eastAsia="en-US" w:bidi="en-US"/>
        </w:rPr>
        <w:t xml:space="preserve">Stimmt es? :) </w:t>
      </w:r>
    </w:p>
  </w:comment>
  <w:comment w:id="26" w:author="HÜFNER Katharina,Assoz. Prof. Priv.Doz. Dr." w:date="2022-11-28T11:39:00Z" w:initials="HKPPD">
    <w:p>
      <w:r>
        <w:rPr>
          <w:rFonts w:ascii="Liberation Serif" w:hAnsi="Liberation Serif" w:eastAsia="Segoe UI" w:cs="Tahoma"/>
          <w:sz w:val="24"/>
          <w:szCs w:val="24"/>
          <w:lang w:val="de-AT" w:eastAsia="en-US" w:bidi="en-US"/>
        </w:rPr>
        <w:t>Der statistische Vergleich no COVID vs no persistent symtoms sollte am besten in die supplemental methods, damit klar ist wieso wir die in einer gruppe zusammengefast haben</w:t>
      </w:r>
    </w:p>
  </w:comment>
  <w:comment w:id="27" w:author="Unknown Author" w:date="2022-11-02T10:56:00Z" w:initials="">
    <w:p>
      <w:r>
        <w:rPr>
          <w:rFonts w:ascii="Calibri" w:hAnsi="Calibri" w:eastAsia="Calibri" w:cs="Tahoma"/>
          <w:sz w:val="20"/>
          <w:szCs w:val="24"/>
          <w:lang w:val="en-US" w:eastAsia="en-US" w:bidi="en-US"/>
        </w:rPr>
        <w:t>Ich würde vorerst nicht so detailliert beschreiben, warum wir andere Faktoren nicht inkludiert haben. An sich selber wären Rauchen und somatische ko-Morbiditäten gleich wichtig wie Alter oder Geschlecht – im Hinblick auf die Inflammation und Psyche.</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US" w:eastAsia="en-US" w:bidi="en-US"/>
        </w:rPr>
        <w:t>Das wahre ‚over-fitting‘ oder ‚over-correction‘ Problem mit ‚klassischen‘ multi-parameter ANOVAs, ANCOVA und Regressionen entsteht, wenn man  die Kohorte in viele Gruppen mit wenig Observationen splittet. Bei uns ist z.B. HADS+ PSS+ ganz kritisch. Die pragmatische Lösung wäre zu schauen, welche Ko-Faktoren (confounders) am wichtigsten wären und nur diese zu inkludieren. Das kann man z.B. anhand der Literatur, Expertenmeinung usw. machen. Oder einfach die Variablen von Interesse zwischen den Geschlechtern, Rauchern/nicht-Rauchern, chronisch Kranken/Gesunden zu vergleichen und mit Alter zu korrelieren. Hat man Signifikanzen beim Vergleich z.B. zwischen den Geschlechtern, inkludiert man sie als Co-Faktoren in ANCOVA. Also wäre eine Supplementary Figur oder Supplementary Table mit solchen Ko-Faktor-spezifischen Analysen wohl nicht schlecht.</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US" w:eastAsia="en-US" w:bidi="en-US"/>
        </w:rPr>
        <w:t>Sollte sich ein Reviewer/eine Reviewerin darauf stürzen, werden wir uns ‚gefinkeltere‘ Techniken überlegen müssen (z.B. backward-elimination).</w:t>
      </w:r>
    </w:p>
  </w:comment>
  <w:comment w:id="28" w:author="HÜFNER Katharina,Assoz. Prof. Priv.Doz. Dr." w:date="2022-11-28T11:40:00Z" w:initials="HKPPD">
    <w:p>
      <w:r>
        <w:rPr>
          <w:rFonts w:ascii="Liberation Serif" w:hAnsi="Liberation Serif" w:eastAsia="Segoe UI" w:cs="Tahoma"/>
          <w:sz w:val="24"/>
          <w:szCs w:val="24"/>
          <w:lang w:val="en-US" w:eastAsia="en-US" w:bidi="en-US"/>
        </w:rPr>
        <w:t>Ich würde derweil bei age und gender bleiben. Wenn man anfängt für alle „inflammatory“ sachen wie somatic comorbidity oder rauchen zu adjustieren kommt am ende nix mehr raus. Das Ist ein altbekanntes problem dabei……weil man eben alles was für die pro-inflammatory problems verantwortlich ist rauskorrigiert.</w:t>
      </w:r>
    </w:p>
  </w:comment>
  <w:comment w:id="29" w:author="NELLES Philipp" w:date="2022-10-20T13:31:00Z" w:initials="NP">
    <w:p>
      <w:r>
        <w:rPr>
          <w:rFonts w:ascii="Liberation Serif" w:hAnsi="Liberation Serif" w:eastAsia="Segoe UI" w:cs="Tahoma"/>
          <w:sz w:val="24"/>
          <w:szCs w:val="24"/>
          <w:lang w:val="en-US" w:eastAsia="en-US" w:bidi="en-US"/>
        </w:rPr>
        <w:t>Aussage angepasst; Quellen kann ich nicht einfügen: Klein, S., Flanagan, K. Sex differences in immune responses. Nat Rev Immunol 16, 626–638 (2016). https://doi.org/10.1038/nri.2016.90</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t>Casimir GJ, Duchateau J. Gender differences in inflammatory processes could explain poorer prognosis for males. J Clin Microbiol. 2011 Jan;49(1):478; author reply 478-9. doi: 10.1128/JCM.02096-10. PMID: 21193776; PMCID: PMC3020457.</w:t>
      </w:r>
    </w:p>
  </w:comment>
  <w:comment w:id="31" w:author="Jens Lehmann" w:date="2022-10-26T17:08:00Z" w:initials="JL">
    <w:p>
      <w:r>
        <w:rPr>
          <w:rFonts w:ascii="Liberation Serif" w:hAnsi="Liberation Serif" w:eastAsia="Segoe UI" w:cs="Tahoma"/>
          <w:sz w:val="24"/>
          <w:szCs w:val="24"/>
          <w:lang w:val="en-US" w:eastAsia="en-US" w:bidi="en-US"/>
        </w:rPr>
        <w:t>Das heißt es wurde nicht für multiples Testen adjustiert?</w:t>
      </w:r>
    </w:p>
  </w:comment>
  <w:comment w:id="30" w:author="HÜFNER Katharina,Assoz. Prof. Priv.Doz. Dr." w:date="2022-11-28T09:59:00Z" w:initials="HKPPD">
    <w:p>
      <w:r>
        <w:rPr>
          <w:rFonts w:ascii="Liberation Serif" w:hAnsi="Liberation Serif" w:eastAsia="Segoe UI" w:cs="Tahoma"/>
          <w:sz w:val="24"/>
          <w:szCs w:val="24"/>
          <w:lang w:val="en-US" w:eastAsia="en-US" w:bidi="en-US"/>
        </w:rPr>
        <w:t>nein</w:t>
      </w:r>
    </w:p>
  </w:comment>
  <w:comment w:id="32" w:author="Unknown Author" w:date="2022-12-03T11:34:5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Sollte es Word-Limit Probleme geben, bitte die Packages weg, wir haben alles in Supplementary Material</w:t>
      </w:r>
    </w:p>
  </w:comment>
  <w:comment w:id="33" w:author="HÜFNER Katharina,Assoz. Prof. Priv.Doz. Dr." w:date="2022-11-28T11:27:00Z" w:initials="HKPPD">
    <w:p>
      <w:r>
        <w:rPr>
          <w:rFonts w:ascii="Liberation Serif" w:hAnsi="Liberation Serif" w:eastAsia="Segoe UI" w:cs="Tahoma"/>
          <w:sz w:val="24"/>
          <w:szCs w:val="24"/>
          <w:lang w:val="en-US" w:eastAsia="en-US" w:bidi="en-US"/>
        </w:rPr>
        <w:t>post hoc tests für tabelle 1 und dann ausformulieren</w:t>
      </w:r>
    </w:p>
  </w:comment>
  <w:comment w:id="34" w:author="HÜFNER Katharina,Assoz. Prof. Priv.Doz. Dr." w:date="2022-11-28T11:30:00Z" w:initials="HKPPD">
    <w:p>
      <w:r>
        <w:rPr>
          <w:rFonts w:ascii="Liberation Serif" w:hAnsi="Liberation Serif" w:eastAsia="Segoe UI" w:cs="Tahoma"/>
          <w:sz w:val="24"/>
          <w:szCs w:val="24"/>
          <w:lang w:val="en-US" w:eastAsia="en-US" w:bidi="en-US"/>
        </w:rPr>
        <w:t>sophia, bitte ergänzen</w:t>
      </w:r>
    </w:p>
  </w:comment>
  <w:comment w:id="35" w:author="HÜFNER Katharina,Assoz. Prof. Priv.Doz. Dr." w:date="2022-11-28T11:42:00Z" w:initials="HKPPD">
    <w:p>
      <w:r>
        <w:rPr>
          <w:rFonts w:ascii="Liberation Serif" w:hAnsi="Liberation Serif" w:eastAsia="Segoe UI" w:cs="Tahoma"/>
          <w:sz w:val="24"/>
          <w:szCs w:val="24"/>
          <w:lang w:val="en-US" w:eastAsia="en-US" w:bidi="en-US"/>
        </w:rPr>
        <w:t>Hier fehlen überall die post hoc tests</w:t>
      </w:r>
    </w:p>
  </w:comment>
  <w:comment w:id="36" w:author="Unknown Author" w:date="2022-11-02T12:56:00Z" w:initials="">
    <w:p>
      <w:r>
        <w:rPr>
          <w:rFonts w:ascii="Calibri" w:hAnsi="Calibri" w:eastAsia="Calibri" w:cs="Tahoma"/>
          <w:i/>
          <w:sz w:val="16"/>
          <w:szCs w:val="24"/>
          <w:lang w:val="en-US" w:eastAsia="en-US" w:bidi="en-US"/>
        </w:rPr>
        <w:t>Reply to Katharina Huefner (10/07/2022, 22:51): "..."</w:t>
      </w:r>
    </w:p>
    <w:p>
      <w:r>
        <w:rPr>
          <w:rFonts w:ascii="Liberation Serif" w:hAnsi="Liberation Serif" w:eastAsia="Segoe UI" w:cs="Tahoma"/>
          <w:sz w:val="20"/>
          <w:szCs w:val="24"/>
          <w:lang w:val="en-US" w:eastAsia="en-US" w:bidi="en-US"/>
        </w:rPr>
        <w:t xml:space="preserve">Ich würde ähnlich als bei Serotonin die Richtung von HADS- und PSS-bedingten Verändeungen beschreiben. Es ist insbesondere interessant, dass HADS-Effekte praktisch nur im Subset mit PSS zu sehen sind (post-hoc test:). </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Ich hab ein wenig mulmiges Gefühl bei PHE: das Modell ist nicht signifikant hat aber signifikante Effekte von HADS und Interaktion. Die plausible Erklärung davon wäre, dass PHE insgesamt wenig variiert → fast konstant in der Kohorte. Oder umgekehrt: die Restvarianz sehr hoch ist, aber viele Parameter und die Signifikanz kiegt man durch die hohe Df Zahl hin.</w:t>
      </w:r>
    </w:p>
  </w:comment>
  <w:comment w:id="37" w:author="HÜFNER Katharina,Assoz. Prof. Priv.Doz. Dr." w:date="2022-11-28T11:45:00Z" w:initials="HKPPD">
    <w:p>
      <w:r>
        <w:rPr>
          <w:rFonts w:ascii="Liberation Serif" w:hAnsi="Liberation Serif" w:eastAsia="Segoe UI" w:cs="Tahoma"/>
          <w:sz w:val="24"/>
          <w:szCs w:val="24"/>
          <w:lang w:val="en-US" w:eastAsia="en-US" w:bidi="en-US"/>
        </w:rPr>
        <w:t>Ich habe auch kein gutes gefühl hierbei, würde es kurz beschreiben aber nicht allzuviel drauf eingehen</w:t>
      </w:r>
    </w:p>
  </w:comment>
  <w:comment w:id="38" w:author="Unknown Author" w:date="2022-11-02T11:38:00Z" w:initials="">
    <w:p>
      <w:r>
        <w:rPr>
          <w:rFonts w:ascii="Calibri" w:hAnsi="Calibri" w:eastAsia="Calibri" w:cs="Tahoma"/>
          <w:i/>
          <w:sz w:val="16"/>
          <w:szCs w:val="24"/>
          <w:lang w:val="en-US" w:eastAsia="en-US" w:bidi="en-US"/>
        </w:rPr>
        <w:t>Reply to HÜFNER Katharina,Assoz. Prof. Priv.Doz. Dr. (10/11/2022, 09:47): "..."</w:t>
      </w:r>
    </w:p>
    <w:p>
      <w:r>
        <w:rPr>
          <w:rFonts w:ascii="Liberation Serif" w:hAnsi="Liberation Serif" w:eastAsia="Segoe UI" w:cs="Tahoma"/>
          <w:sz w:val="20"/>
          <w:szCs w:val="24"/>
          <w:lang w:val="en-US" w:eastAsia="en-US" w:bidi="en-US"/>
        </w:rPr>
        <w:t>Bitte für ein konsistentes Format sorgen: numeric variables – mean and SD, categorical variables – z.B. percent und N Zahl. Danke!</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Ich würde auch den Test-typ z.B. als Fussnote angeben</w:t>
      </w:r>
    </w:p>
    <w:p>
      <w:r>
        <w:rPr>
          <w:rFonts w:ascii="Liberation Serif" w:hAnsi="Liberation Serif" w:eastAsia="Segoe UI" w:cs="Tahoma"/>
          <w:sz w:val="24"/>
          <w:szCs w:val="24"/>
          <w:lang w:val="en-US" w:eastAsia="en-US" w:bidi="en-US"/>
        </w:rPr>
      </w:r>
    </w:p>
    <w:p>
      <w:r>
        <w:rPr>
          <w:rFonts w:ascii="Liberation Serif" w:hAnsi="Liberation Serif" w:eastAsia="Segoe UI" w:cs="Tahoma"/>
          <w:sz w:val="20"/>
          <w:szCs w:val="24"/>
          <w:lang w:val="en-US" w:eastAsia="en-US" w:bidi="en-US"/>
        </w:rPr>
        <w:t>Kann man auch die Symptom-dauer ermitteln? Eine Supplementary Table mit % von einzelnen Symptomen (z.B. Fatigue, Atemnot, Konzentratinosstörungen usw.) wäre super!</w:t>
      </w:r>
    </w:p>
  </w:comment>
  <w:comment w:id="39" w:author="Jens Lehmann" w:date="2022-10-26T17:09:00Z" w:initials="JL">
    <w:p>
      <w:r>
        <w:rPr>
          <w:rFonts w:ascii="Liberation Serif" w:hAnsi="Liberation Serif" w:eastAsia="Segoe UI" w:cs="Tahoma"/>
          <w:sz w:val="24"/>
          <w:szCs w:val="24"/>
          <w:lang w:val="en-US" w:eastAsia="en-US" w:bidi="en-US"/>
        </w:rPr>
        <w:t>Da hier ja 4 Gruppen verglichen wurden: Habt ihr auch Post-Hoc tests gerechnet? Sonst ist ja der reine p-Wert nicht sehr aussagekräftig.</w:t>
      </w:r>
    </w:p>
  </w:comment>
  <w:comment w:id="40" w:author="HÜFNER Katharina,Assoz. Prof. Priv.Doz. Dr." w:date="2022-10-10T16:27:00Z" w:initials="HKPPD">
    <w:p>
      <w:r>
        <w:rPr>
          <w:rFonts w:ascii="Liberation Serif" w:hAnsi="Liberation Serif" w:eastAsia="Segoe UI" w:cs="Tahoma"/>
          <w:sz w:val="24"/>
          <w:szCs w:val="24"/>
          <w:lang w:val="en-US" w:eastAsia="en-US" w:bidi="en-US"/>
        </w:rPr>
        <w:t>Sophia: bitte jeweils auf 3-4 unterkategorien zusammenfassen damit es nicht so unübersichtlich wird und ergänzen, ebenso employment.</w:t>
      </w:r>
    </w:p>
  </w:comment>
  <w:comment w:id="41" w:author="Katharina Huefner" w:date="2022-10-20T10:11:00Z" w:initials="KH">
    <w:p>
      <w:r>
        <w:rPr>
          <w:rFonts w:ascii="Liberation Serif" w:hAnsi="Liberation Serif" w:eastAsia="Segoe UI" w:cs="Tahoma"/>
          <w:sz w:val="24"/>
          <w:szCs w:val="24"/>
          <w:lang w:val="de-AT" w:eastAsia="en-US" w:bidi="en-US"/>
        </w:rPr>
        <w:t>Sophia: ich würde überall absolute Zahlen und % angeben</w:t>
      </w:r>
    </w:p>
  </w:comment>
  <w:comment w:id="42" w:author="Katharina Huefner" w:date="2022-10-20T14:19:00Z" w:initials="KH">
    <w:p>
      <w:r>
        <w:rPr>
          <w:rFonts w:ascii="Liberation Serif" w:hAnsi="Liberation Serif" w:eastAsia="Segoe UI" w:cs="Tahoma"/>
          <w:sz w:val="24"/>
          <w:szCs w:val="24"/>
          <w:lang w:val="de-AT" w:eastAsia="en-US" w:bidi="en-US"/>
        </w:rPr>
        <w:t>Sophia: Hier bitte normalstation + intensivstation zusammenzählen</w:t>
      </w:r>
    </w:p>
  </w:comment>
  <w:comment w:id="43" w:author="Unknown Author" w:date="2022-11-02T11:46:00Z" w:initials="">
    <w:p>
      <w:r>
        <w:rPr>
          <w:rFonts w:ascii="Calibri" w:hAnsi="Calibri" w:eastAsia="Calibri" w:cs="Tahoma"/>
          <w:sz w:val="20"/>
          <w:szCs w:val="24"/>
          <w:lang w:val="en-GB" w:eastAsia="en-US" w:bidi="en-US"/>
        </w:rPr>
        <w:t>Tabelle 2:</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Die Gruppen in der selben Reiheordunng wie in der Tabelle 1.</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N Nummer bitte angeben, danke!</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Es handelt sich um means oder model betas? Wenn means, dann bitte dazu SD schreiben. Bei betas eher 95% CI.</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F Werte mit numerator und denominator dfs (z.B. F(2/101) = …, p = ...) würde ich unbedingt zeigen. Sie liefern eine mega-wichtige Info, wie viel mal größer der Effekt war als Datenrausch.</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Waren welche Variablen z.B. mit log transformiert? Wenn ja, bitte in der Spalte ‚Paramater‘ die Transformation angeben.</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Bitte alle Zahlen im einheintlichen Format zeigen (z.B. 2 signifikante Ziffer).</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In der Spalte ‚Parameter‘ fehlen an manchen Stellen die Einheiten.</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P value overall model: mega, dass Ihr es liefert! Wichtig wäre ach in Methods zu schreiben, wie man die Signifikanz vom gesamten Modell ermittelt. Versus NULL Modell mittels Likelihood-Ratio Test, es wäre ein SPSS Default, oder? F Werte gehören auch dazu, danke!</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r>
    </w:p>
  </w:comment>
  <w:comment w:id="44" w:author="HÜFNER Katharina,Assoz. Prof. Priv.Doz. Dr." w:date="2022-11-28T09:36:00Z" w:initials="HKPPD">
    <w:p>
      <w:r>
        <w:rPr>
          <w:rFonts w:ascii="Liberation Serif" w:hAnsi="Liberation Serif" w:eastAsia="Segoe UI" w:cs="Tahoma"/>
          <w:sz w:val="24"/>
          <w:szCs w:val="24"/>
          <w:lang w:val="en-US" w:eastAsia="en-US" w:bidi="en-US"/>
        </w:rPr>
        <w:t>Ja SPSS deflaut vom Model</w:t>
      </w:r>
    </w:p>
  </w:comment>
  <w:comment w:id="46" w:author="Katharina Huefner" w:date="2022-10-07T14:05:00Z" w:initials="KH">
    <w:p>
      <w:r>
        <w:rPr>
          <w:rFonts w:ascii="Liberation Serif" w:hAnsi="Liberation Serif" w:eastAsia="Segoe UI" w:cs="Tahoma"/>
          <w:sz w:val="24"/>
          <w:szCs w:val="24"/>
          <w:lang w:val="de-AT" w:eastAsia="en-US" w:bidi="en-US"/>
        </w:rPr>
        <w:t>Liebe Statistiker: sollen hier noch die F Werte dazu?</w:t>
      </w:r>
    </w:p>
  </w:comment>
  <w:comment w:id="45" w:author="J Giesinger" w:date="2022-10-28T17:43:00Z" w:initials="JG">
    <w:p>
      <w:r>
        <w:rPr>
          <w:rFonts w:ascii="Liberation Serif" w:hAnsi="Liberation Serif" w:eastAsia="Segoe UI" w:cs="Tahoma"/>
          <w:sz w:val="24"/>
          <w:szCs w:val="24"/>
          <w:lang w:val="de-AT" w:eastAsia="en-US" w:bidi="en-US"/>
        </w:rPr>
        <w:t>Hängt vom journal ab, würde F-werte mal eher weg lassen</w:t>
      </w:r>
    </w:p>
  </w:comment>
  <w:comment w:id="47" w:author="Unknown Author" w:date="2022-11-02T12:27:00Z" w:initials="">
    <w:p>
      <w:r>
        <w:rPr>
          <w:rFonts w:ascii="Calibri" w:hAnsi="Calibri" w:eastAsia="Calibri" w:cs="Tahoma"/>
          <w:sz w:val="20"/>
          <w:szCs w:val="24"/>
          <w:lang w:val="en-GB" w:eastAsia="en-US" w:bidi="en-US"/>
        </w:rPr>
        <w:t>Eine Interpretationsfrage: was bedeutet es, wenn das Model hochsignifikant ist, HADS oder PSS aber nicht?</w:t>
      </w:r>
    </w:p>
  </w:comment>
  <w:comment w:id="48" w:author="J Giesinger" w:date="2022-11-12T15:59:00Z" w:initials="JG">
    <w:p>
      <w:r>
        <w:rPr>
          <w:rFonts w:ascii="Liberation Serif" w:hAnsi="Liberation Serif" w:eastAsia="Segoe UI" w:cs="Tahoma"/>
          <w:sz w:val="24"/>
          <w:szCs w:val="24"/>
          <w:lang w:val="de-AT" w:eastAsia="en-US" w:bidi="en-US"/>
        </w:rPr>
        <w:t>Ihr solltet noch schreiben für welches alter diese schätzwerte oben gelten (sollte im spss output stehen)</w:t>
      </w:r>
    </w:p>
  </w:comment>
  <w:comment w:id="49" w:author="Katharina Huefner" w:date="2022-10-08T21:36:00Z" w:initials="KH">
    <w:p>
      <w:r>
        <w:rPr>
          <w:rFonts w:ascii="Liberation Serif" w:hAnsi="Liberation Serif" w:eastAsia="Segoe UI" w:cs="Tahoma"/>
          <w:sz w:val="24"/>
          <w:szCs w:val="24"/>
          <w:lang w:val="de-AT" w:eastAsia="en-US" w:bidi="en-US"/>
        </w:rPr>
        <w:t>Sophia: ganz oben rechts in dem Flow chart müsst eigentlich die Zahl derer stehen die ihr stationär/ambulant direkt angesprochen habt, da haben ja auch welche abgelehnt oder fielen raus wegen allen möglichen gründen. Wir haben doch über die auch immer eine Liste geführt.</w:t>
      </w:r>
    </w:p>
    <w:p>
      <w:r>
        <w:rPr>
          <w:rFonts w:ascii="Liberation Serif" w:hAnsi="Liberation Serif" w:eastAsia="Segoe UI" w:cs="Tahoma"/>
          <w:sz w:val="24"/>
          <w:szCs w:val="24"/>
          <w:lang w:val="de-AT" w:eastAsia="en-US" w:bidi="en-US"/>
        </w:rPr>
        <w:t>Bitte alle Zahlen nochmals nachprüfen, da ich einiges umgestellt habe.</w:t>
      </w:r>
    </w:p>
  </w:comment>
  <w:comment w:id="50" w:author="Unknown Author" w:date="2022-11-02T12:32:00Z" w:initials="">
    <w:p>
      <w:r>
        <w:rPr>
          <w:rFonts w:ascii="Calibri" w:hAnsi="Calibri" w:eastAsia="Calibri" w:cs="Tahoma"/>
          <w:sz w:val="20"/>
          <w:szCs w:val="24"/>
          <w:lang w:val="en-GB" w:eastAsia="en-US" w:bidi="en-US"/>
        </w:rPr>
        <w:t>Ich wäre für eine stardarisierte darstellung z.B. Box plots, am liebsten mit Punkten für einzelne Observationen. Auf jeden Fall muss die Dispersion (IQR, SD oder SEM) auf dem Plots abgebildet sein, sonst kriegt man Ärger bei jedem Journal.</w:t>
      </w:r>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Man könnte auch die Resultate von ANCOVA auf den Plots zeigen, ich hab das mal so gelöst (Reviewers wollten, dass ich F un P Werte zeigen):</w:t>
      </w:r>
    </w:p>
    <w:p>
      <w:r>
        <w:rPr>
          <w:rFonts w:ascii="Liberation Serif" w:hAnsi="Liberation Serif" w:eastAsia="Segoe UI" w:cs="Tahoma"/>
          <w:sz w:val="24"/>
          <w:szCs w:val="24"/>
          <w:lang w:val="en-US" w:eastAsia="en-US" w:bidi="en-US"/>
        </w:rPr>
      </w:r>
    </w:p>
    <w:p>
      <w:hyperlink r:id="rId1">
        <w:r>
          <w:rPr>
            <w:rFonts w:ascii="Calibri" w:hAnsi="Calibri" w:eastAsia="Calibri" w:cs="Tahoma"/>
            <w:sz w:val="20"/>
            <w:szCs w:val="24"/>
            <w:lang w:val="en-GB" w:eastAsia="en-US" w:bidi="en-US"/>
          </w:rPr>
          <w:t>https://www.frontiersin.org/articles/10.3389/fimmu.2020.00594/full</w:t>
        </w:r>
      </w:hyperlink>
    </w:p>
    <w:p>
      <w:r>
        <w:rPr>
          <w:rFonts w:ascii="Liberation Serif" w:hAnsi="Liberation Serif" w:eastAsia="Segoe UI" w:cs="Tahoma"/>
          <w:sz w:val="24"/>
          <w:szCs w:val="24"/>
          <w:lang w:val="en-US" w:eastAsia="en-US" w:bidi="en-US"/>
        </w:rPr>
      </w:r>
    </w:p>
    <w:p>
      <w:r>
        <w:rPr>
          <w:rFonts w:ascii="Calibri" w:hAnsi="Calibri" w:eastAsia="Calibri" w:cs="Tahoma"/>
          <w:sz w:val="20"/>
          <w:szCs w:val="24"/>
          <w:lang w:val="en-GB" w:eastAsia="en-US" w:bidi="en-US"/>
        </w:rPr>
        <w:t>Bringen post-hoc Test uns weiter (z.B. Tuckey)? Sollen wir sie in den Plots zeigen?</w:t>
      </w:r>
    </w:p>
  </w:comment>
  <w:comment w:id="51" w:author="Unknown Author" w:date="2022-11-02T16:41:00Z" w:initials="">
    <w:p>
      <w:r>
        <w:rPr>
          <w:rFonts w:ascii="Liberation Serif" w:hAnsi="Liberation Serif" w:eastAsia="Segoe UI" w:cs="Tahoma"/>
          <w:sz w:val="20"/>
          <w:szCs w:val="24"/>
          <w:lang w:val="en-US" w:eastAsia="en-US" w:bidi="en-US"/>
        </w:rPr>
        <w:t>Mein Problem mit diesen Schema besteht darin, dass es systemische und lokale Effekte ‚vermischt‘. Es steht fest, dass man durch Inflammation weniger TRP im Körper zur Verfügung hat, weil es zu KYN abgebaut wird und deswegen eventuell die Serotonin synthese stockt. Wie das im Hirn abläuft besonders bei milder COVID-19 ohne Beschädigung von BBB, ist weniger klar.</w:t>
      </w:r>
    </w:p>
  </w:comment>
  <w:comment w:id="52" w:author="HÜFNER Katharina,Assoz. Prof. Priv.Doz. Dr." w:date="2022-11-28T10:01:00Z" w:initials="HKPPD">
    <w:p>
      <w:r>
        <w:rPr>
          <w:rFonts w:ascii="Liberation Serif" w:hAnsi="Liberation Serif" w:eastAsia="Segoe UI" w:cs="Tahoma"/>
          <w:sz w:val="24"/>
          <w:szCs w:val="24"/>
          <w:lang w:val="en-US" w:eastAsia="en-US" w:bidi="en-US"/>
        </w:rPr>
        <w:t>Absolut, man geht davon aus dass es sich im Hirn wiederspiegelt, auch bei der low grade infalmmation (es gibt ein paar wenige arbeiten, recht alte, dass sich das ganze im Liquor wiederspiegelt….) aber das ist natuerlich ein problem das wir nicht lösen können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88827195"/>
    </w:sdtPr>
    <w:sdtContent>
      <w:p>
        <w:pPr>
          <w:pStyle w:val="Header"/>
          <w:rPr/>
        </w:pPr>
        <w:r>
          <w:rPr/>
          <w:fldChar w:fldCharType="begin"/>
        </w:r>
        <w:r>
          <w:rPr/>
          <w:instrText> PAGE </w:instrText>
        </w:r>
        <w:r>
          <w:rPr/>
          <w:fldChar w:fldCharType="separate"/>
        </w:r>
        <w:r>
          <w:rPr/>
          <w:t>36</w:t>
        </w:r>
        <w:r>
          <w:rPr/>
          <w:fldChar w:fldCharType="end"/>
        </w:r>
      </w:p>
    </w:sdtContent>
  </w:sdt>
  <w:p>
    <w:pPr>
      <w:pStyle w:val="Header"/>
      <w:rPr/>
    </w:pPr>
    <w:r>
      <w:rPr/>
    </w:r>
  </w:p>
</w:hdr>
</file>

<file path=word/settings.xml><?xml version="1.0" encoding="utf-8"?>
<w:settings xmlns:w="http://schemas.openxmlformats.org/wordprocessingml/2006/main">
  <w:zoom w:percent="124"/>
  <w:revisionView w:insDel="0" w:formatting="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a2a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berschrift1Zchn"/>
    <w:uiPriority w:val="9"/>
    <w:qFormat/>
    <w:rsid w:val="00ea2ae6"/>
    <w:pPr>
      <w:keepNext w:val="true"/>
      <w:keepLines/>
      <w:spacing w:lineRule="auto" w:line="480" w:before="144" w:after="144"/>
      <w:outlineLvl w:val="0"/>
    </w:pPr>
    <w:rPr>
      <w:rFonts w:ascii="Calibri" w:hAnsi="Calibri" w:eastAsia="" w:cs="" w:cstheme="majorBidi" w:eastAsiaTheme="majorEastAsia"/>
      <w:b/>
      <w:bCs/>
      <w:sz w:val="32"/>
      <w:szCs w:val="32"/>
    </w:rPr>
  </w:style>
  <w:style w:type="paragraph" w:styleId="Heading2">
    <w:name w:val="Heading 2"/>
    <w:basedOn w:val="Normal"/>
    <w:link w:val="berschrift2Zchn"/>
    <w:uiPriority w:val="9"/>
    <w:qFormat/>
    <w:rsid w:val="00ea2ae6"/>
    <w:pPr>
      <w:spacing w:lineRule="auto" w:line="480" w:before="144" w:after="144"/>
      <w:outlineLvl w:val="1"/>
    </w:pPr>
    <w:rPr>
      <w:rFonts w:ascii="Calibri" w:hAnsi="Calibri" w:eastAsia="Times New Roman" w:cs="Times New Roman"/>
      <w:b/>
      <w:bCs/>
      <w:sz w:val="28"/>
      <w:szCs w:val="28"/>
      <w:lang w:eastAsia="de-DE"/>
    </w:rPr>
  </w:style>
  <w:style w:type="paragraph" w:styleId="Heading3">
    <w:name w:val="Heading 3"/>
    <w:basedOn w:val="Normal"/>
    <w:next w:val="Normal"/>
    <w:link w:val="berschrift3Zchn"/>
    <w:uiPriority w:val="9"/>
    <w:unhideWhenUsed/>
    <w:qFormat/>
    <w:rsid w:val="00ea2ae6"/>
    <w:pPr>
      <w:keepNext w:val="true"/>
      <w:keepLines/>
      <w:spacing w:lineRule="auto" w:line="480" w:before="144" w:after="144"/>
      <w:outlineLvl w:val="2"/>
    </w:pPr>
    <w:rPr>
      <w:rFonts w:ascii="Calibri" w:hAnsi="Calibri" w:eastAsia="" w:cs="" w:cstheme="majorBidi" w:eastAsiaTheme="majorEastAsia"/>
      <w:b/>
      <w:bCs/>
      <w:sz w:val="24"/>
      <w:szCs w:val="24"/>
    </w:rPr>
  </w:style>
  <w:style w:type="character" w:styleId="DefaultParagraphFont" w:default="1">
    <w:name w:val="Default Paragraph Font"/>
    <w:uiPriority w:val="1"/>
    <w:unhideWhenUsed/>
    <w:qFormat/>
    <w:rPr/>
  </w:style>
  <w:style w:type="character" w:styleId="Berschrift2Zchn" w:customStyle="1">
    <w:name w:val="Überschrift 2 Zchn"/>
    <w:basedOn w:val="DefaultParagraphFont"/>
    <w:link w:val="berschrift2"/>
    <w:uiPriority w:val="9"/>
    <w:qFormat/>
    <w:rsid w:val="00f04549"/>
    <w:rPr>
      <w:rFonts w:ascii="Calibri" w:hAnsi="Calibri" w:eastAsia="Times New Roman" w:cs="Times New Roman"/>
      <w:b/>
      <w:bCs/>
      <w:sz w:val="28"/>
      <w:szCs w:val="28"/>
      <w:lang w:eastAsia="de-DE"/>
    </w:rPr>
  </w:style>
  <w:style w:type="character" w:styleId="Berschrift1Zchn" w:customStyle="1">
    <w:name w:val="Überschrift 1 Zchn"/>
    <w:basedOn w:val="DefaultParagraphFont"/>
    <w:link w:val="berschrift1"/>
    <w:uiPriority w:val="9"/>
    <w:qFormat/>
    <w:rsid w:val="00fc76e6"/>
    <w:rPr>
      <w:rFonts w:ascii="Calibri" w:hAnsi="Calibri" w:eastAsia="" w:cs="" w:cstheme="majorBidi" w:eastAsiaTheme="majorEastAsia"/>
      <w:b/>
      <w:bCs/>
      <w:sz w:val="32"/>
      <w:szCs w:val="32"/>
    </w:rPr>
  </w:style>
  <w:style w:type="character" w:styleId="Berschrift3Zchn" w:customStyle="1">
    <w:name w:val="Überschrift 3 Zchn"/>
    <w:basedOn w:val="DefaultParagraphFont"/>
    <w:link w:val="berschrift3"/>
    <w:uiPriority w:val="9"/>
    <w:qFormat/>
    <w:rsid w:val="00fc76e6"/>
    <w:rPr>
      <w:rFonts w:ascii="Calibri" w:hAnsi="Calibri" w:eastAsia="" w:cs="" w:cstheme="majorBidi" w:eastAsiaTheme="majorEastAsia"/>
      <w:b/>
      <w:bCs/>
      <w:sz w:val="24"/>
      <w:szCs w:val="24"/>
    </w:rPr>
  </w:style>
  <w:style w:type="character" w:styleId="Annotationreference">
    <w:name w:val="annotation reference"/>
    <w:basedOn w:val="DefaultParagraphFont"/>
    <w:uiPriority w:val="99"/>
    <w:semiHidden/>
    <w:unhideWhenUsed/>
    <w:qFormat/>
    <w:rsid w:val="00ea2ae6"/>
    <w:rPr>
      <w:sz w:val="16"/>
      <w:szCs w:val="16"/>
    </w:rPr>
  </w:style>
  <w:style w:type="character" w:styleId="KommentartextZchn" w:customStyle="1">
    <w:name w:val="Kommentartext Zchn"/>
    <w:basedOn w:val="DefaultParagraphFont"/>
    <w:link w:val="Kommentartext"/>
    <w:uiPriority w:val="99"/>
    <w:qFormat/>
    <w:rsid w:val="00972838"/>
    <w:rPr>
      <w:sz w:val="20"/>
      <w:szCs w:val="20"/>
    </w:rPr>
  </w:style>
  <w:style w:type="character" w:styleId="KommentarthemaZchn" w:customStyle="1">
    <w:name w:val="Kommentarthema Zchn"/>
    <w:basedOn w:val="KommentartextZchn"/>
    <w:link w:val="Kommentarthema"/>
    <w:uiPriority w:val="99"/>
    <w:semiHidden/>
    <w:qFormat/>
    <w:rsid w:val="00972838"/>
    <w:rPr>
      <w:b/>
      <w:bCs/>
      <w:sz w:val="20"/>
      <w:szCs w:val="20"/>
    </w:rPr>
  </w:style>
  <w:style w:type="character" w:styleId="SprechblasentextZchn" w:customStyle="1">
    <w:name w:val="Sprechblasentext Zchn"/>
    <w:basedOn w:val="DefaultParagraphFont"/>
    <w:link w:val="Sprechblasentext"/>
    <w:uiPriority w:val="99"/>
    <w:semiHidden/>
    <w:qFormat/>
    <w:rsid w:val="00972838"/>
    <w:rPr>
      <w:rFonts w:ascii="Segoe UI" w:hAnsi="Segoe UI" w:cs="Segoe UI"/>
      <w:sz w:val="18"/>
      <w:szCs w:val="18"/>
    </w:rPr>
  </w:style>
  <w:style w:type="character" w:styleId="InternetLink">
    <w:name w:val="Hyperlink"/>
    <w:basedOn w:val="DefaultParagraphFont"/>
    <w:uiPriority w:val="99"/>
    <w:unhideWhenUsed/>
    <w:rsid w:val="003a6075"/>
    <w:rPr>
      <w:color w:val="0563C1" w:themeColor="hyperlink"/>
      <w:u w:val="single"/>
    </w:rPr>
  </w:style>
  <w:style w:type="character" w:styleId="NichtaufgelsteErwhnung1" w:customStyle="1">
    <w:name w:val="Nicht aufgelöste Erwähnung1"/>
    <w:basedOn w:val="DefaultParagraphFont"/>
    <w:uiPriority w:val="99"/>
    <w:semiHidden/>
    <w:unhideWhenUsed/>
    <w:qFormat/>
    <w:rsid w:val="00ea2ae6"/>
    <w:rPr>
      <w:color w:val="605E5C"/>
      <w:shd w:fill="E1DFDD" w:val="clear"/>
    </w:rPr>
  </w:style>
  <w:style w:type="character" w:styleId="Strong">
    <w:name w:val="Strong"/>
    <w:basedOn w:val="DefaultParagraphFont"/>
    <w:uiPriority w:val="22"/>
    <w:qFormat/>
    <w:rsid w:val="00f50c71"/>
    <w:rPr>
      <w:b/>
      <w:bCs/>
    </w:rPr>
  </w:style>
  <w:style w:type="character" w:styleId="Emphasis">
    <w:name w:val="Emphasis"/>
    <w:basedOn w:val="DefaultParagraphFont"/>
    <w:uiPriority w:val="20"/>
    <w:qFormat/>
    <w:rsid w:val="009a37e3"/>
    <w:rPr>
      <w:i/>
      <w:iCs/>
    </w:rPr>
  </w:style>
  <w:style w:type="character" w:styleId="KopfzeileZchn" w:customStyle="1">
    <w:name w:val="Kopfzeile Zchn"/>
    <w:basedOn w:val="DefaultParagraphFont"/>
    <w:link w:val="Kopfzeile"/>
    <w:uiPriority w:val="99"/>
    <w:qFormat/>
    <w:rsid w:val="00ef6fb6"/>
    <w:rPr/>
  </w:style>
  <w:style w:type="character" w:styleId="FuzeileZchn" w:customStyle="1">
    <w:name w:val="Fußzeile Zchn"/>
    <w:basedOn w:val="DefaultParagraphFont"/>
    <w:link w:val="Fuzeile"/>
    <w:uiPriority w:val="99"/>
    <w:qFormat/>
    <w:rsid w:val="00ef6fb6"/>
    <w:rPr/>
  </w:style>
  <w:style w:type="character" w:styleId="NichtaufgelsteErwhnung2" w:customStyle="1">
    <w:name w:val="Nicht aufgelöste Erwähnung2"/>
    <w:basedOn w:val="DefaultParagraphFont"/>
    <w:uiPriority w:val="99"/>
    <w:semiHidden/>
    <w:unhideWhenUsed/>
    <w:qFormat/>
    <w:rsid w:val="00ea2ae6"/>
    <w:rPr>
      <w:color w:val="605E5C"/>
      <w:shd w:fill="E1DFDD" w:val="clear"/>
    </w:rPr>
  </w:style>
  <w:style w:type="character" w:styleId="EndNoteBibliographyTitleZchn" w:customStyle="1">
    <w:name w:val="EndNote Bibliography Title Zchn"/>
    <w:basedOn w:val="DefaultParagraphFont"/>
    <w:link w:val="EndNoteBibliographyTitle"/>
    <w:qFormat/>
    <w:rsid w:val="006a63ca"/>
    <w:rPr>
      <w:rFonts w:ascii="Calibri" w:hAnsi="Calibri" w:cs="Calibri"/>
      <w:lang w:val="en-US"/>
    </w:rPr>
  </w:style>
  <w:style w:type="character" w:styleId="EndNoteBibliographyZchn" w:customStyle="1">
    <w:name w:val="EndNote Bibliography Zchn"/>
    <w:basedOn w:val="DefaultParagraphFont"/>
    <w:link w:val="EndNoteBibliography"/>
    <w:qFormat/>
    <w:rsid w:val="006a63ca"/>
    <w:rPr>
      <w:rFonts w:ascii="Calibri" w:hAnsi="Calibri" w:cs="Calibri"/>
      <w:lang w:val="en-US"/>
    </w:rPr>
  </w:style>
  <w:style w:type="character" w:styleId="Name" w:customStyle="1">
    <w:name w:val="name"/>
    <w:basedOn w:val="DefaultParagraphFont"/>
    <w:qFormat/>
    <w:rsid w:val="00ea2ae6"/>
    <w:rPr/>
  </w:style>
  <w:style w:type="character" w:styleId="Surname" w:customStyle="1">
    <w:name w:val="surname"/>
    <w:basedOn w:val="DefaultParagraphFont"/>
    <w:qFormat/>
    <w:rsid w:val="00ea2ae6"/>
    <w:rPr/>
  </w:style>
  <w:style w:type="character" w:styleId="Givennames" w:customStyle="1">
    <w:name w:val="given-names"/>
    <w:basedOn w:val="DefaultParagraphFont"/>
    <w:qFormat/>
    <w:rsid w:val="00ea2ae6"/>
    <w:rPr/>
  </w:style>
  <w:style w:type="character" w:styleId="Year" w:customStyle="1">
    <w:name w:val="year"/>
    <w:basedOn w:val="DefaultParagraphFont"/>
    <w:qFormat/>
    <w:rsid w:val="00ea2ae6"/>
    <w:rPr/>
  </w:style>
  <w:style w:type="character" w:styleId="Articletitle" w:customStyle="1">
    <w:name w:val="article-title"/>
    <w:basedOn w:val="DefaultParagraphFont"/>
    <w:qFormat/>
    <w:rsid w:val="00ea2ae6"/>
    <w:rPr/>
  </w:style>
  <w:style w:type="character" w:styleId="Source" w:customStyle="1">
    <w:name w:val="source"/>
    <w:basedOn w:val="DefaultParagraphFont"/>
    <w:qFormat/>
    <w:rsid w:val="00ea2ae6"/>
    <w:rPr/>
  </w:style>
  <w:style w:type="character" w:styleId="VisitedInternetLink">
    <w:name w:val="FollowedHyperlink"/>
    <w:basedOn w:val="DefaultParagraphFont"/>
    <w:uiPriority w:val="99"/>
    <w:semiHidden/>
    <w:unhideWhenUsed/>
    <w:rsid w:val="00e2333d"/>
    <w:rPr>
      <w:color w:val="954F72" w:themeColor="followedHyperlink"/>
      <w:u w:val="single"/>
    </w:rPr>
  </w:style>
  <w:style w:type="character" w:styleId="UnresolvedMention" w:customStyle="1">
    <w:name w:val="Unresolved Mention"/>
    <w:basedOn w:val="DefaultParagraphFont"/>
    <w:uiPriority w:val="99"/>
    <w:semiHidden/>
    <w:unhideWhenUsed/>
    <w:qFormat/>
    <w:rsid w:val="00467633"/>
    <w:rPr>
      <w:color w:val="605E5C"/>
      <w:shd w:fill="E1DFDD" w:val="clear"/>
    </w:rPr>
  </w:style>
  <w:style w:type="character" w:styleId="TextkrperZchn" w:customStyle="1">
    <w:name w:val="Textkörper Zchn"/>
    <w:basedOn w:val="DefaultParagraphFont"/>
    <w:link w:val="Textkrper"/>
    <w:qFormat/>
    <w:rsid w:val="00ea2ae6"/>
    <w:rPr/>
  </w:style>
  <w:style w:type="character" w:styleId="TitelZchn" w:customStyle="1">
    <w:name w:val="Titel Zchn"/>
    <w:basedOn w:val="DefaultParagraphFont"/>
    <w:link w:val="Titel"/>
    <w:qFormat/>
    <w:rsid w:val="00ea2ae6"/>
    <w:rPr>
      <w:rFonts w:ascii="Liberation Sans" w:hAnsi="Liberation Sans" w:eastAsia="Microsoft YaHei" w:cs="Arial"/>
      <w:b/>
      <w:bCs/>
      <w:sz w:val="32"/>
      <w:szCs w:val="32"/>
    </w:rPr>
  </w:style>
  <w:style w:type="character" w:styleId="NichtaufgelsteErwhnung3" w:customStyle="1">
    <w:name w:val="Nicht aufgelöste Erwähnung3"/>
    <w:basedOn w:val="DefaultParagraphFont"/>
    <w:uiPriority w:val="99"/>
    <w:semiHidden/>
    <w:unhideWhenUsed/>
    <w:qFormat/>
    <w:rsid w:val="00ea2ae6"/>
    <w:rPr>
      <w:color w:val="605E5C"/>
      <w:shd w:fill="E1DFDD" w:val="clear"/>
    </w:rPr>
  </w:style>
  <w:style w:type="character" w:styleId="Htmlitalic" w:customStyle="1">
    <w:name w:val="html-italic"/>
    <w:basedOn w:val="DefaultParagraphFont"/>
    <w:qFormat/>
    <w:rsid w:val="00166294"/>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krperZchn"/>
    <w:pPr>
      <w:spacing w:lineRule="auto" w:line="480" w:before="144" w:after="144"/>
    </w:pPr>
    <w:rPr/>
  </w:style>
  <w:style w:type="paragraph" w:styleId="List">
    <w:name w:val="List"/>
    <w:basedOn w:val="TextBody"/>
    <w:rsid w:val="00ea2ae6"/>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ListParagraph">
    <w:name w:val="List Paragraph"/>
    <w:basedOn w:val="Normal"/>
    <w:uiPriority w:val="34"/>
    <w:qFormat/>
    <w:rsid w:val="00d10feb"/>
    <w:pPr>
      <w:spacing w:lineRule="auto" w:line="240" w:before="0" w:after="0"/>
      <w:ind w:left="720" w:hanging="0"/>
      <w:contextualSpacing/>
    </w:pPr>
    <w:rPr>
      <w:rFonts w:ascii="Times New Roman" w:hAnsi="Times New Roman" w:eastAsia="Times New Roman" w:cs="Times New Roman"/>
      <w:sz w:val="24"/>
      <w:szCs w:val="24"/>
      <w:lang w:eastAsia="de-DE"/>
    </w:rPr>
  </w:style>
  <w:style w:type="paragraph" w:styleId="NormalWeb">
    <w:name w:val="Normal (Web)"/>
    <w:basedOn w:val="Normal"/>
    <w:uiPriority w:val="99"/>
    <w:unhideWhenUsed/>
    <w:qFormat/>
    <w:rsid w:val="00ea2ae6"/>
    <w:pPr>
      <w:spacing w:lineRule="auto" w:line="240" w:beforeAutospacing="1" w:afterAutospacing="1"/>
    </w:pPr>
    <w:rPr>
      <w:rFonts w:ascii="Times New Roman" w:hAnsi="Times New Roman" w:eastAsia="Times New Roman" w:cs="Times New Roman"/>
      <w:sz w:val="24"/>
      <w:szCs w:val="24"/>
      <w:lang w:eastAsia="de-DE"/>
    </w:rPr>
  </w:style>
  <w:style w:type="paragraph" w:styleId="Annotationtext">
    <w:name w:val="annotation text"/>
    <w:basedOn w:val="Normal"/>
    <w:link w:val="KommentartextZchn"/>
    <w:uiPriority w:val="99"/>
    <w:unhideWhenUsed/>
    <w:qFormat/>
    <w:rsid w:val="00ea2ae6"/>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ea2ae6"/>
    <w:pPr/>
    <w:rPr>
      <w:b/>
      <w:bCs/>
    </w:rPr>
  </w:style>
  <w:style w:type="paragraph" w:styleId="BalloonText">
    <w:name w:val="Balloon Text"/>
    <w:basedOn w:val="Normal"/>
    <w:link w:val="SprechblasentextZchn"/>
    <w:uiPriority w:val="99"/>
    <w:semiHidden/>
    <w:unhideWhenUsed/>
    <w:qFormat/>
    <w:rsid w:val="00ea2ae6"/>
    <w:pPr>
      <w:spacing w:lineRule="auto" w:line="240" w:before="0" w:after="0"/>
    </w:pPr>
    <w:rPr>
      <w:rFonts w:ascii="Segoe UI" w:hAnsi="Segoe UI" w:cs="Segoe UI"/>
      <w:sz w:val="18"/>
      <w:szCs w:val="18"/>
    </w:rPr>
  </w:style>
  <w:style w:type="paragraph" w:styleId="NoSpacing">
    <w:name w:val="No Spacing"/>
    <w:uiPriority w:val="1"/>
    <w:qFormat/>
    <w:rsid w:val="00ea2ae6"/>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Revision">
    <w:name w:val="Revision"/>
    <w:uiPriority w:val="99"/>
    <w:semiHidden/>
    <w:qFormat/>
    <w:rsid w:val="00ea2ae6"/>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Xmsonormal" w:customStyle="1">
    <w:name w:val="x_msonormal"/>
    <w:basedOn w:val="Normal"/>
    <w:qFormat/>
    <w:rsid w:val="00ea2ae6"/>
    <w:pPr>
      <w:spacing w:lineRule="auto" w:line="240" w:beforeAutospacing="1" w:afterAutospacing="1"/>
    </w:pPr>
    <w:rPr>
      <w:rFonts w:ascii="Times New Roman" w:hAnsi="Times New Roman" w:eastAsia="Times New Roman" w:cs="Times New Roman"/>
      <w:sz w:val="24"/>
      <w:szCs w:val="24"/>
      <w:lang w:val="de-AT" w:eastAsia="de-AT"/>
    </w:rPr>
  </w:style>
  <w:style w:type="paragraph" w:styleId="HeaderandFooter" w:customStyle="1">
    <w:name w:val="Header and Footer"/>
    <w:basedOn w:val="Normal"/>
    <w:qFormat/>
    <w:pPr/>
    <w:rPr/>
  </w:style>
  <w:style w:type="paragraph" w:styleId="Header">
    <w:name w:val="Header"/>
    <w:basedOn w:val="Normal"/>
    <w:link w:val="KopfzeileZchn"/>
    <w:uiPriority w:val="99"/>
    <w:unhideWhenUsed/>
    <w:rsid w:val="00ef6fb6"/>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ef6fb6"/>
    <w:pPr>
      <w:tabs>
        <w:tab w:val="clear" w:pos="708"/>
        <w:tab w:val="center" w:pos="4536" w:leader="none"/>
        <w:tab w:val="right" w:pos="9072" w:leader="none"/>
      </w:tabs>
      <w:spacing w:lineRule="auto" w:line="240" w:before="0" w:after="0"/>
    </w:pPr>
    <w:rPr/>
  </w:style>
  <w:style w:type="paragraph" w:styleId="EndNoteBibliographyTitle" w:customStyle="1">
    <w:name w:val="EndNote Bibliography Title"/>
    <w:basedOn w:val="Normal"/>
    <w:link w:val="EndNoteBibliographyTitleZchn"/>
    <w:qFormat/>
    <w:rsid w:val="00ea2ae6"/>
    <w:pPr>
      <w:spacing w:before="0" w:after="0"/>
      <w:jc w:val="center"/>
    </w:pPr>
    <w:rPr>
      <w:rFonts w:ascii="Calibri" w:hAnsi="Calibri" w:cs="Calibri"/>
      <w:lang w:val="en-US"/>
    </w:rPr>
  </w:style>
  <w:style w:type="paragraph" w:styleId="EndNoteBibliography" w:customStyle="1">
    <w:name w:val="EndNote Bibliography"/>
    <w:basedOn w:val="Normal"/>
    <w:link w:val="EndNoteBibliographyZchn"/>
    <w:qFormat/>
    <w:rsid w:val="00ea2ae6"/>
    <w:pPr>
      <w:spacing w:lineRule="auto" w:line="240"/>
    </w:pPr>
    <w:rPr>
      <w:rFonts w:ascii="Calibri" w:hAnsi="Calibri" w:cs="Calibri"/>
      <w:lang w:val="en-US"/>
    </w:rPr>
  </w:style>
  <w:style w:type="paragraph" w:styleId="Caption1">
    <w:name w:val="caption"/>
    <w:basedOn w:val="Normal"/>
    <w:qFormat/>
    <w:pPr>
      <w:suppressLineNumbers/>
      <w:spacing w:before="120" w:after="120"/>
    </w:pPr>
    <w:rPr>
      <w:rFonts w:cs="Arial"/>
      <w:i/>
      <w:iCs/>
      <w:sz w:val="24"/>
      <w:szCs w:val="24"/>
    </w:rPr>
  </w:style>
  <w:style w:type="paragraph" w:styleId="Title">
    <w:name w:val="Title"/>
    <w:basedOn w:val="Heading"/>
    <w:next w:val="TextBody"/>
    <w:link w:val="TitelZchn"/>
    <w:qFormat/>
    <w:rsid w:val="00ea2ae6"/>
    <w:pPr>
      <w:spacing w:lineRule="auto" w:line="480" w:before="144" w:after="144"/>
      <w:jc w:val="center"/>
    </w:pPr>
    <w:rPr>
      <w:b/>
      <w:bCs/>
      <w:sz w:val="32"/>
      <w:szCs w:val="32"/>
    </w:rPr>
  </w:style>
  <w:style w:type="paragraph" w:styleId="Bibliography">
    <w:name w:val="Bibliography"/>
    <w:basedOn w:val="Normal"/>
    <w:qFormat/>
    <w:rsid w:val="009a08c1"/>
    <w:pPr>
      <w:spacing w:lineRule="auto" w:line="240" w:before="0" w:after="200"/>
    </w:pPr>
    <w:rPr>
      <w:sz w:val="24"/>
      <w:szCs w:val="24"/>
      <w:lang w:val="en-US"/>
    </w:rPr>
  </w:style>
  <w:style w:type="paragraph" w:styleId="CaptionedFigure" w:customStyle="1">
    <w:name w:val="Captioned Figure"/>
    <w:basedOn w:val="Normal"/>
    <w:qFormat/>
    <w:rsid w:val="009a08c1"/>
    <w:pPr>
      <w:keepNext w:val="true"/>
      <w:spacing w:lineRule="auto" w:line="240" w:before="0" w:after="200"/>
    </w:pPr>
    <w:rPr>
      <w:sz w:val="24"/>
      <w:szCs w:val="24"/>
      <w:lang w:val="en-US"/>
    </w:rPr>
  </w:style>
  <w:style w:type="paragraph" w:styleId="TableContents">
    <w:name w:val="Table Contents"/>
    <w:basedOn w:val="Normal"/>
    <w:qFormat/>
    <w:pPr/>
    <w:rPr/>
  </w:style>
  <w:style w:type="paragraph" w:styleId="TableHeading" w:customStyle="1">
    <w:name w:val="Table Heading"/>
    <w:basedOn w:val="Normal"/>
    <w:qFormat/>
    <w:rsid w:val="009a08c1"/>
    <w:pPr>
      <w:widowControl w:val="false"/>
      <w:suppressLineNumbers/>
      <w:spacing w:lineRule="auto" w:line="240" w:before="0" w:after="200"/>
    </w:pPr>
    <w:rPr>
      <w:b/>
      <w:bCs/>
      <w:i/>
      <w:iCs/>
      <w:sz w:val="24"/>
      <w:szCs w:val="24"/>
      <w:lang w:val="en-US"/>
    </w:rPr>
  </w:style>
  <w:style w:type="paragraph" w:styleId="FirstParagraph" w:customStyle="1">
    <w:name w:val="First Paragraph"/>
    <w:basedOn w:val="TextBody"/>
    <w:next w:val="TextBody"/>
    <w:qFormat/>
    <w:rsid w:val="009a08c1"/>
    <w:pPr>
      <w:spacing w:lineRule="auto" w:line="240" w:before="180" w:after="180"/>
    </w:pPr>
    <w:rPr>
      <w:sz w:val="24"/>
      <w:szCs w:val="24"/>
      <w:lang w:val="en-US"/>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bc56e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1">
    <w:name w:val="Plain Table 1"/>
    <w:basedOn w:val="NormaleTabelle"/>
    <w:uiPriority w:val="41"/>
    <w:rsid w:val="00aa345e"/>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semiHidden/>
    <w:unhideWhenUsed/>
    <w:qFormat/>
    <w:rsid w:val="009a08c1"/>
    <w:pPr>
      <w:spacing w:after="0" w:line="240" w:lineRule="auto"/>
    </w:pPr>
    <w:rPr>
      <w:lang w:val="en-US"/>
      <w:sz w:val="24"/>
      <w:szCs w:val="24"/>
    </w:rPr>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www.frontiersin.org/articles/10.3389/fimmu.2020.00594/ful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exda" TargetMode="External"/><Relationship Id="rId4" Type="http://schemas.openxmlformats.org/officeDocument/2006/relationships/hyperlink" Target="https://www.sciencedirect.com/topics/medicine-and-dentistry/microglia" TargetMode="External"/><Relationship Id="rId5" Type="http://schemas.openxmlformats.org/officeDocument/2006/relationships/hyperlink" Target="https://github.com/PiotrTymoszuk/stigma_valida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cran.r-project.org/package=rstatix" TargetMode="External"/><Relationship Id="rId17" Type="http://schemas.openxmlformats.org/officeDocument/2006/relationships/hyperlink" Target="https://cran.r-project.org/web/packages/factoextra/index.html" TargetMode="External"/><Relationship Id="rId18" Type="http://schemas.openxmlformats.org/officeDocument/2006/relationships/header" Target="header1.xm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364C-AEAD-44E2-82B5-0B72F4D5F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Application>LibreOffice/7.0.5.2$Windows_X86_64 LibreOffice_project/64390860c6cd0aca4beafafcfd84613dd9dfb63a</Application>
  <AppVersion>15.0000</AppVersion>
  <Pages>36</Pages>
  <Words>7044</Words>
  <Characters>41113</Characters>
  <CharactersWithSpaces>47562</CharactersWithSpaces>
  <Paragraphs>386</Paragraphs>
  <Company>tirol-kliniken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2022-11-28T08:10:00Z</dcterms:created>
  <dc:creator>VEDOVA Sophia,Dr.</dc:creator>
  <dc:description/>
  <dc:language>en-US</dc:language>
  <cp:lastModifiedBy/>
  <cp:lastPrinted>2022-11-28T09:25:00Z</cp:lastPrinted>
  <dcterms:modified xsi:type="dcterms:W3CDTF">2022-12-03T12:42:50Z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